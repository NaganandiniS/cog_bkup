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C5FE2" w14:textId="77777777" w:rsidR="00DD68D5" w:rsidRPr="00DD68D5" w:rsidRDefault="00DD68D5" w:rsidP="00DD68D5">
      <w:pPr>
        <w:shd w:val="clear" w:color="auto" w:fill="FFFFFF"/>
        <w:spacing w:after="100" w:afterAutospacing="1" w:line="240" w:lineRule="auto"/>
        <w:outlineLvl w:val="0"/>
        <w:rPr>
          <w:rFonts w:ascii="Segoe UI" w:eastAsia="Times New Roman" w:hAnsi="Segoe UI" w:cs="Segoe UI"/>
          <w:b/>
          <w:bCs/>
          <w:color w:val="161616"/>
          <w:kern w:val="36"/>
          <w:sz w:val="48"/>
          <w:szCs w:val="48"/>
          <w:lang w:eastAsia="en-IN"/>
        </w:rPr>
      </w:pPr>
      <w:r w:rsidRPr="00DD68D5">
        <w:rPr>
          <w:rFonts w:ascii="Segoe UI" w:eastAsia="Times New Roman" w:hAnsi="Segoe UI" w:cs="Segoe UI"/>
          <w:b/>
          <w:bCs/>
          <w:color w:val="161616"/>
          <w:kern w:val="36"/>
          <w:sz w:val="48"/>
          <w:szCs w:val="48"/>
          <w:lang w:eastAsia="en-IN"/>
        </w:rPr>
        <w:t>Work with Data Warehouses using Azure Synapse Analytics</w:t>
      </w:r>
    </w:p>
    <w:p w14:paraId="6410A290" w14:textId="77777777" w:rsidR="00DD68D5" w:rsidRPr="0043650D" w:rsidRDefault="00DD68D5" w:rsidP="00DD68D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 xml:space="preserve">Relational data warehouses are at the </w:t>
      </w:r>
      <w:proofErr w:type="spellStart"/>
      <w:r w:rsidRPr="0043650D">
        <w:rPr>
          <w:rFonts w:ascii="Segoe UI" w:eastAsia="Times New Roman" w:hAnsi="Segoe UI" w:cs="Segoe UI"/>
          <w:color w:val="161616"/>
          <w:sz w:val="24"/>
          <w:szCs w:val="24"/>
          <w:lang w:eastAsia="en-IN"/>
        </w:rPr>
        <w:t>center</w:t>
      </w:r>
      <w:proofErr w:type="spellEnd"/>
      <w:r w:rsidRPr="0043650D">
        <w:rPr>
          <w:rFonts w:ascii="Segoe UI" w:eastAsia="Times New Roman" w:hAnsi="Segoe UI" w:cs="Segoe UI"/>
          <w:color w:val="161616"/>
          <w:sz w:val="24"/>
          <w:szCs w:val="24"/>
          <w:lang w:eastAsia="en-IN"/>
        </w:rPr>
        <w:t xml:space="preserve"> of most enterprise business intelligence (BI) solutions. While the specific details may vary across data warehouse implementations, a common pattern based on a denormalized, multidimensional schema has emerged as the standard design for a relational data warehouse.</w:t>
      </w:r>
    </w:p>
    <w:p w14:paraId="6D395C61" w14:textId="77777777" w:rsidR="00DD68D5" w:rsidRPr="0043650D" w:rsidRDefault="00DD68D5" w:rsidP="00DD68D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Azure Synapse Analytics includes a highly scalable relational database engine that is optimized for data warehousing workloads. By using </w:t>
      </w:r>
      <w:r w:rsidRPr="0043650D">
        <w:rPr>
          <w:rFonts w:ascii="Segoe UI" w:eastAsia="Times New Roman" w:hAnsi="Segoe UI" w:cs="Segoe UI"/>
          <w:i/>
          <w:iCs/>
          <w:color w:val="161616"/>
          <w:sz w:val="24"/>
          <w:szCs w:val="24"/>
          <w:lang w:eastAsia="en-IN"/>
        </w:rPr>
        <w:t>dedicated SQL pools</w:t>
      </w:r>
      <w:r w:rsidRPr="0043650D">
        <w:rPr>
          <w:rFonts w:ascii="Segoe UI" w:eastAsia="Times New Roman" w:hAnsi="Segoe UI" w:cs="Segoe UI"/>
          <w:color w:val="161616"/>
          <w:sz w:val="24"/>
          <w:szCs w:val="24"/>
          <w:lang w:eastAsia="en-IN"/>
        </w:rPr>
        <w:t> in Azure Synapse Analytics, you can create databases that are capable of hosting and querying huge volumes of data in relational tables.</w:t>
      </w:r>
    </w:p>
    <w:p w14:paraId="4C99EEEC" w14:textId="77777777" w:rsidR="00DD68D5" w:rsidRPr="0043650D" w:rsidRDefault="00DD68D5" w:rsidP="00DD68D5">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In this module, you'll learn how to:</w:t>
      </w:r>
    </w:p>
    <w:p w14:paraId="486FACF9" w14:textId="77777777" w:rsidR="00DD68D5" w:rsidRPr="0043650D" w:rsidRDefault="00DD68D5" w:rsidP="00DD68D5">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Design a schema for a relational data warehouse.</w:t>
      </w:r>
    </w:p>
    <w:p w14:paraId="7F4BB31B" w14:textId="77777777" w:rsidR="00DD68D5" w:rsidRPr="0043650D" w:rsidRDefault="00DD68D5" w:rsidP="00DD68D5">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Create fact, dimension, and staging tables.</w:t>
      </w:r>
    </w:p>
    <w:p w14:paraId="16230D2B" w14:textId="77777777" w:rsidR="00DD68D5" w:rsidRPr="0043650D" w:rsidRDefault="00DD68D5" w:rsidP="00DD68D5">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Use SQL to load data into data warehouse tables.</w:t>
      </w:r>
    </w:p>
    <w:p w14:paraId="59BCF5EC" w14:textId="77777777" w:rsidR="00DD68D5" w:rsidRPr="0043650D" w:rsidRDefault="00DD68D5" w:rsidP="00DD68D5">
      <w:pPr>
        <w:numPr>
          <w:ilvl w:val="0"/>
          <w:numId w:val="1"/>
        </w:numPr>
        <w:shd w:val="clear" w:color="auto" w:fill="FFFFFF"/>
        <w:spacing w:after="0" w:line="240" w:lineRule="auto"/>
        <w:ind w:left="1290"/>
        <w:rPr>
          <w:rFonts w:ascii="Segoe UI" w:eastAsia="Times New Roman" w:hAnsi="Segoe UI" w:cs="Segoe UI"/>
          <w:color w:val="161616"/>
          <w:sz w:val="24"/>
          <w:szCs w:val="24"/>
          <w:lang w:eastAsia="en-IN"/>
        </w:rPr>
      </w:pPr>
      <w:r w:rsidRPr="0043650D">
        <w:rPr>
          <w:rFonts w:ascii="Segoe UI" w:eastAsia="Times New Roman" w:hAnsi="Segoe UI" w:cs="Segoe UI"/>
          <w:color w:val="161616"/>
          <w:sz w:val="24"/>
          <w:szCs w:val="24"/>
          <w:lang w:eastAsia="en-IN"/>
        </w:rPr>
        <w:t>Use SQL to query relational data warehouse tables.</w:t>
      </w:r>
    </w:p>
    <w:p w14:paraId="6D44848E" w14:textId="77777777" w:rsidR="00D311C7" w:rsidRDefault="00E20C2A"/>
    <w:p w14:paraId="0834EB7B" w14:textId="77777777" w:rsidR="003C41F5" w:rsidRDefault="003C41F5" w:rsidP="003C41F5">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Design a data warehouse schema</w:t>
      </w:r>
    </w:p>
    <w:p w14:paraId="7BDB5AA1" w14:textId="12E49CA4" w:rsidR="00B04B06" w:rsidRDefault="00423A3E">
      <w:pPr>
        <w:rPr>
          <w:rFonts w:ascii="Segoe UI" w:hAnsi="Segoe UI" w:cs="Segoe UI"/>
          <w:color w:val="161616"/>
          <w:shd w:val="clear" w:color="auto" w:fill="FFFFFF"/>
        </w:rPr>
      </w:pPr>
      <w:r>
        <w:rPr>
          <w:rFonts w:ascii="Segoe UI" w:hAnsi="Segoe UI" w:cs="Segoe UI"/>
          <w:color w:val="161616"/>
          <w:shd w:val="clear" w:color="auto" w:fill="FFFFFF"/>
        </w:rPr>
        <w:t xml:space="preserve">Like all relational databases, a data warehouse contains tables in which the data you want to </w:t>
      </w:r>
      <w:proofErr w:type="spellStart"/>
      <w:r>
        <w:rPr>
          <w:rFonts w:ascii="Segoe UI" w:hAnsi="Segoe UI" w:cs="Segoe UI"/>
          <w:color w:val="161616"/>
          <w:shd w:val="clear" w:color="auto" w:fill="FFFFFF"/>
        </w:rPr>
        <w:t>analyze</w:t>
      </w:r>
      <w:proofErr w:type="spellEnd"/>
      <w:r>
        <w:rPr>
          <w:rFonts w:ascii="Segoe UI" w:hAnsi="Segoe UI" w:cs="Segoe UI"/>
          <w:color w:val="161616"/>
          <w:shd w:val="clear" w:color="auto" w:fill="FFFFFF"/>
        </w:rPr>
        <w:t xml:space="preserve"> is stored. Most commonly, these tables are organized in a schema that is optimized for multidimensional </w:t>
      </w:r>
      <w:proofErr w:type="spellStart"/>
      <w:r>
        <w:rPr>
          <w:rFonts w:ascii="Segoe UI" w:hAnsi="Segoe UI" w:cs="Segoe UI"/>
          <w:color w:val="161616"/>
          <w:shd w:val="clear" w:color="auto" w:fill="FFFFFF"/>
        </w:rPr>
        <w:t>modeling</w:t>
      </w:r>
      <w:proofErr w:type="spellEnd"/>
      <w:r>
        <w:rPr>
          <w:rFonts w:ascii="Segoe UI" w:hAnsi="Segoe UI" w:cs="Segoe UI"/>
          <w:color w:val="161616"/>
          <w:shd w:val="clear" w:color="auto" w:fill="FFFFFF"/>
        </w:rPr>
        <w:t>, in which numerical measures associated with events known as </w:t>
      </w:r>
      <w:r>
        <w:rPr>
          <w:rStyle w:val="Emphasis"/>
          <w:rFonts w:ascii="Segoe UI" w:hAnsi="Segoe UI" w:cs="Segoe UI"/>
          <w:color w:val="161616"/>
          <w:shd w:val="clear" w:color="auto" w:fill="FFFFFF"/>
        </w:rPr>
        <w:t>facts</w:t>
      </w:r>
      <w:r>
        <w:rPr>
          <w:rFonts w:ascii="Segoe UI" w:hAnsi="Segoe UI" w:cs="Segoe UI"/>
          <w:color w:val="161616"/>
          <w:shd w:val="clear" w:color="auto" w:fill="FFFFFF"/>
        </w:rPr>
        <w:t> can be aggregated by the attributes of associated entities across multiple </w:t>
      </w:r>
      <w:r>
        <w:rPr>
          <w:rStyle w:val="Emphasis"/>
          <w:rFonts w:ascii="Segoe UI" w:hAnsi="Segoe UI" w:cs="Segoe UI"/>
          <w:color w:val="161616"/>
          <w:shd w:val="clear" w:color="auto" w:fill="FFFFFF"/>
        </w:rPr>
        <w:t>dimensions</w:t>
      </w:r>
      <w:r>
        <w:rPr>
          <w:rFonts w:ascii="Segoe UI" w:hAnsi="Segoe UI" w:cs="Segoe UI"/>
          <w:color w:val="161616"/>
          <w:shd w:val="clear" w:color="auto" w:fill="FFFFFF"/>
        </w:rPr>
        <w:t>. For example, measures associated with a sales order (such as the amount paid or the quantity of items ordered) can be aggregated by attributes of the date on which the sale occurred, the customer, the store, and so on.</w:t>
      </w:r>
    </w:p>
    <w:p w14:paraId="281FB022" w14:textId="77777777" w:rsidR="00D57D38" w:rsidRDefault="00D57D38" w:rsidP="00D57D38">
      <w:pPr>
        <w:pStyle w:val="Heading2"/>
        <w:shd w:val="clear" w:color="auto" w:fill="FFFFFF"/>
        <w:spacing w:before="480" w:after="180"/>
        <w:rPr>
          <w:rFonts w:ascii="Segoe UI" w:hAnsi="Segoe UI" w:cs="Segoe UI"/>
          <w:color w:val="161616"/>
        </w:rPr>
      </w:pPr>
      <w:r>
        <w:rPr>
          <w:rFonts w:ascii="Segoe UI" w:hAnsi="Segoe UI" w:cs="Segoe UI"/>
          <w:color w:val="161616"/>
        </w:rPr>
        <w:t>Tables in a data warehouse</w:t>
      </w:r>
    </w:p>
    <w:p w14:paraId="62B4C9C3" w14:textId="77777777" w:rsidR="00D57D38" w:rsidRDefault="00D57D38" w:rsidP="00D57D38">
      <w:pPr>
        <w:pStyle w:val="NormalWeb"/>
        <w:shd w:val="clear" w:color="auto" w:fill="FFFFFF"/>
        <w:rPr>
          <w:rFonts w:ascii="Segoe UI" w:hAnsi="Segoe UI" w:cs="Segoe UI"/>
          <w:color w:val="161616"/>
        </w:rPr>
      </w:pPr>
      <w:r>
        <w:rPr>
          <w:rFonts w:ascii="Segoe UI" w:hAnsi="Segoe UI" w:cs="Segoe UI"/>
          <w:color w:val="161616"/>
        </w:rPr>
        <w:t>A common pattern for relational data warehouses is to define a schema that includes two kinds of table: </w:t>
      </w:r>
      <w:r>
        <w:rPr>
          <w:rStyle w:val="Emphasis"/>
          <w:rFonts w:ascii="Segoe UI" w:eastAsiaTheme="majorEastAsia" w:hAnsi="Segoe UI" w:cs="Segoe UI"/>
          <w:color w:val="161616"/>
        </w:rPr>
        <w:t>dimension</w:t>
      </w:r>
      <w:r>
        <w:rPr>
          <w:rFonts w:ascii="Segoe UI" w:hAnsi="Segoe UI" w:cs="Segoe UI"/>
          <w:color w:val="161616"/>
        </w:rPr>
        <w:t> tables and </w:t>
      </w:r>
      <w:r>
        <w:rPr>
          <w:rStyle w:val="Emphasis"/>
          <w:rFonts w:ascii="Segoe UI" w:eastAsiaTheme="majorEastAsia" w:hAnsi="Segoe UI" w:cs="Segoe UI"/>
          <w:color w:val="161616"/>
        </w:rPr>
        <w:t>fact</w:t>
      </w:r>
      <w:r>
        <w:rPr>
          <w:rFonts w:ascii="Segoe UI" w:hAnsi="Segoe UI" w:cs="Segoe UI"/>
          <w:color w:val="161616"/>
        </w:rPr>
        <w:t> tables.</w:t>
      </w:r>
    </w:p>
    <w:p w14:paraId="4CAD2DA2" w14:textId="77777777" w:rsidR="00D57D38" w:rsidRDefault="00D57D38" w:rsidP="00D57D38">
      <w:pPr>
        <w:pStyle w:val="Heading3"/>
        <w:shd w:val="clear" w:color="auto" w:fill="FFFFFF"/>
        <w:spacing w:before="450" w:after="270"/>
        <w:rPr>
          <w:rFonts w:ascii="Segoe UI" w:hAnsi="Segoe UI" w:cs="Segoe UI"/>
          <w:color w:val="161616"/>
        </w:rPr>
      </w:pPr>
      <w:r>
        <w:rPr>
          <w:rFonts w:ascii="Segoe UI" w:hAnsi="Segoe UI" w:cs="Segoe UI"/>
          <w:color w:val="161616"/>
        </w:rPr>
        <w:t>Dimension tables</w:t>
      </w:r>
    </w:p>
    <w:p w14:paraId="2ABC79FE" w14:textId="77777777" w:rsidR="00D57D38" w:rsidRDefault="00D57D38" w:rsidP="00D57D38">
      <w:pPr>
        <w:pStyle w:val="NormalWeb"/>
        <w:shd w:val="clear" w:color="auto" w:fill="FFFFFF"/>
        <w:rPr>
          <w:rFonts w:ascii="Segoe UI" w:hAnsi="Segoe UI" w:cs="Segoe UI"/>
          <w:color w:val="161616"/>
        </w:rPr>
      </w:pPr>
      <w:r>
        <w:rPr>
          <w:rFonts w:ascii="Segoe UI" w:hAnsi="Segoe UI" w:cs="Segoe UI"/>
          <w:color w:val="161616"/>
        </w:rPr>
        <w:t xml:space="preserve">Dimension tables describe business entities, such as products, people, places, and dates. Dimension tables contain columns for attributes of an entity. For example, a customer entity might have a first name, a last name, an email address, and a postal </w:t>
      </w:r>
      <w:r>
        <w:rPr>
          <w:rFonts w:ascii="Segoe UI" w:hAnsi="Segoe UI" w:cs="Segoe UI"/>
          <w:color w:val="161616"/>
        </w:rPr>
        <w:lastRenderedPageBreak/>
        <w:t>address (which might consist of a street address, a city, a postal code, and a country or region). In addition to attribute columns, a dimension table contains a unique key column that uniquely identifies each row in the table. In fact, it's common for a dimension table to include </w:t>
      </w:r>
      <w:r>
        <w:rPr>
          <w:rStyle w:val="Strong"/>
          <w:rFonts w:ascii="Segoe UI" w:hAnsi="Segoe UI" w:cs="Segoe UI"/>
          <w:i/>
          <w:iCs/>
          <w:color w:val="161616"/>
        </w:rPr>
        <w:t>two</w:t>
      </w:r>
      <w:r>
        <w:rPr>
          <w:rFonts w:ascii="Segoe UI" w:hAnsi="Segoe UI" w:cs="Segoe UI"/>
          <w:color w:val="161616"/>
        </w:rPr>
        <w:t> key columns:</w:t>
      </w:r>
    </w:p>
    <w:p w14:paraId="1BA0CC75" w14:textId="4B5C5612" w:rsidR="00D57D38" w:rsidRDefault="00D57D38" w:rsidP="00D57D38">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surrogate</w:t>
      </w:r>
      <w:r>
        <w:rPr>
          <w:rFonts w:ascii="Segoe UI" w:hAnsi="Segoe UI" w:cs="Segoe UI"/>
          <w:color w:val="161616"/>
        </w:rPr>
        <w:t xml:space="preserve"> key that is specific to the data warehouse and uniquely identifies each row in the </w:t>
      </w:r>
      <w:r w:rsidRPr="00442CB0">
        <w:rPr>
          <w:rFonts w:ascii="Segoe UI" w:hAnsi="Segoe UI" w:cs="Segoe UI"/>
          <w:b/>
          <w:bCs/>
          <w:color w:val="161616"/>
        </w:rPr>
        <w:t>dimension table</w:t>
      </w:r>
      <w:r>
        <w:rPr>
          <w:rFonts w:ascii="Segoe UI" w:hAnsi="Segoe UI" w:cs="Segoe UI"/>
          <w:color w:val="161616"/>
        </w:rPr>
        <w:t xml:space="preserve"> in the data warehouse - usually an incrementing integer number.</w:t>
      </w:r>
      <w:r w:rsidR="00442CB0">
        <w:rPr>
          <w:rFonts w:ascii="Segoe UI" w:hAnsi="Segoe UI" w:cs="Segoe UI"/>
          <w:color w:val="161616"/>
        </w:rPr>
        <w:t xml:space="preserve"> (NOTE: </w:t>
      </w:r>
      <w:r w:rsidR="00442CB0">
        <w:rPr>
          <w:rFonts w:ascii="Arial" w:hAnsi="Arial" w:cs="Arial"/>
          <w:b/>
          <w:bCs/>
          <w:color w:val="202124"/>
          <w:shd w:val="clear" w:color="auto" w:fill="FFFFFF"/>
        </w:rPr>
        <w:t>Surrogate keys are present in dimension tables as the primary key and in fact tables as foreign keys to dimensions</w:t>
      </w:r>
      <w:r w:rsidR="00442CB0">
        <w:rPr>
          <w:rFonts w:ascii="Arial" w:hAnsi="Arial" w:cs="Arial"/>
          <w:color w:val="202124"/>
          <w:shd w:val="clear" w:color="auto" w:fill="FFFFFF"/>
        </w:rPr>
        <w:t>.</w:t>
      </w:r>
      <w:r w:rsidR="00C558D0">
        <w:rPr>
          <w:rFonts w:ascii="Arial" w:hAnsi="Arial" w:cs="Arial"/>
          <w:color w:val="202124"/>
          <w:shd w:val="clear" w:color="auto" w:fill="FFFFFF"/>
        </w:rPr>
        <w:t xml:space="preserve"> </w:t>
      </w:r>
      <w:r w:rsidR="00C558D0" w:rsidRPr="00C558D0">
        <w:rPr>
          <w:rFonts w:ascii="Arial" w:hAnsi="Arial" w:cs="Arial"/>
          <w:b/>
          <w:bCs/>
          <w:color w:val="202124"/>
          <w:shd w:val="clear" w:color="auto" w:fill="FFFFFF"/>
        </w:rPr>
        <w:t>We don’t create surrogate keys in fact tables</w:t>
      </w:r>
      <w:r w:rsidR="00442CB0">
        <w:rPr>
          <w:rFonts w:ascii="Segoe UI" w:hAnsi="Segoe UI" w:cs="Segoe UI"/>
          <w:color w:val="161616"/>
        </w:rPr>
        <w:t>)</w:t>
      </w:r>
    </w:p>
    <w:p w14:paraId="02D06D6A" w14:textId="77777777" w:rsidR="00D57D38" w:rsidRDefault="00D57D38" w:rsidP="00D57D38">
      <w:pPr>
        <w:numPr>
          <w:ilvl w:val="0"/>
          <w:numId w:val="2"/>
        </w:numPr>
        <w:shd w:val="clear" w:color="auto" w:fill="FFFFFF"/>
        <w:spacing w:after="0" w:line="240" w:lineRule="auto"/>
        <w:ind w:left="1290"/>
        <w:rPr>
          <w:rFonts w:ascii="Segoe UI" w:hAnsi="Segoe UI" w:cs="Segoe UI"/>
          <w:color w:val="161616"/>
        </w:rPr>
      </w:pPr>
      <w:r>
        <w:rPr>
          <w:rFonts w:ascii="Segoe UI" w:hAnsi="Segoe UI" w:cs="Segoe UI"/>
          <w:color w:val="161616"/>
        </w:rPr>
        <w:t>An </w:t>
      </w:r>
      <w:r>
        <w:rPr>
          <w:rStyle w:val="Emphasis"/>
          <w:rFonts w:ascii="Segoe UI" w:hAnsi="Segoe UI" w:cs="Segoe UI"/>
          <w:color w:val="161616"/>
        </w:rPr>
        <w:t>alternate</w:t>
      </w:r>
      <w:r>
        <w:rPr>
          <w:rFonts w:ascii="Segoe UI" w:hAnsi="Segoe UI" w:cs="Segoe UI"/>
          <w:color w:val="161616"/>
        </w:rPr>
        <w:t> key, often a </w:t>
      </w:r>
      <w:r>
        <w:rPr>
          <w:rStyle w:val="Emphasis"/>
          <w:rFonts w:ascii="Segoe UI" w:hAnsi="Segoe UI" w:cs="Segoe UI"/>
          <w:color w:val="161616"/>
        </w:rPr>
        <w:t>natural</w:t>
      </w:r>
      <w:r>
        <w:rPr>
          <w:rFonts w:ascii="Segoe UI" w:hAnsi="Segoe UI" w:cs="Segoe UI"/>
          <w:color w:val="161616"/>
        </w:rPr>
        <w:t> or </w:t>
      </w:r>
      <w:r>
        <w:rPr>
          <w:rStyle w:val="Emphasis"/>
          <w:rFonts w:ascii="Segoe UI" w:hAnsi="Segoe UI" w:cs="Segoe UI"/>
          <w:color w:val="161616"/>
        </w:rPr>
        <w:t>business</w:t>
      </w:r>
      <w:r>
        <w:rPr>
          <w:rFonts w:ascii="Segoe UI" w:hAnsi="Segoe UI" w:cs="Segoe UI"/>
          <w:color w:val="161616"/>
        </w:rPr>
        <w:t> key that is used to identify a specific instance of an entity in the transactional source system from which the entity record originated - such as a product code or a customer ID.</w:t>
      </w:r>
    </w:p>
    <w:p w14:paraId="161F5EE4" w14:textId="77777777" w:rsidR="00423A3E" w:rsidRDefault="00423A3E"/>
    <w:p w14:paraId="5D74F3CC" w14:textId="77777777" w:rsidR="001A7182" w:rsidRPr="001A7182" w:rsidRDefault="001A7182" w:rsidP="001A7182">
      <w:pPr>
        <w:spacing w:after="0" w:line="240" w:lineRule="auto"/>
        <w:rPr>
          <w:rFonts w:ascii="Segoe UI" w:eastAsia="Times New Roman" w:hAnsi="Segoe UI" w:cs="Segoe UI"/>
          <w:b/>
          <w:bCs/>
          <w:sz w:val="24"/>
          <w:szCs w:val="24"/>
          <w:lang w:eastAsia="en-IN"/>
        </w:rPr>
      </w:pPr>
      <w:r w:rsidRPr="001A7182">
        <w:rPr>
          <w:rFonts w:ascii="Segoe UI" w:eastAsia="Times New Roman" w:hAnsi="Segoe UI" w:cs="Segoe UI"/>
          <w:b/>
          <w:bCs/>
          <w:sz w:val="24"/>
          <w:szCs w:val="24"/>
          <w:lang w:eastAsia="en-IN"/>
        </w:rPr>
        <w:t>Note</w:t>
      </w:r>
    </w:p>
    <w:p w14:paraId="6AB9B8A4" w14:textId="77777777" w:rsidR="001A7182" w:rsidRPr="001A7182" w:rsidRDefault="001A7182" w:rsidP="001A7182">
      <w:pPr>
        <w:spacing w:before="100" w:beforeAutospacing="1" w:after="100" w:afterAutospacing="1" w:line="240" w:lineRule="auto"/>
        <w:rPr>
          <w:rFonts w:ascii="Segoe UI" w:eastAsia="Times New Roman" w:hAnsi="Segoe UI" w:cs="Segoe UI"/>
          <w:color w:val="161616"/>
          <w:sz w:val="24"/>
          <w:szCs w:val="24"/>
          <w:lang w:eastAsia="en-IN"/>
        </w:rPr>
      </w:pPr>
      <w:r w:rsidRPr="001A7182">
        <w:rPr>
          <w:rFonts w:ascii="Segoe UI" w:eastAsia="Times New Roman" w:hAnsi="Segoe UI" w:cs="Segoe UI"/>
          <w:color w:val="161616"/>
          <w:sz w:val="24"/>
          <w:szCs w:val="24"/>
          <w:lang w:eastAsia="en-IN"/>
        </w:rPr>
        <w:t>Why have two keys? There are a few good reasons:</w:t>
      </w:r>
    </w:p>
    <w:p w14:paraId="71ED5C1E" w14:textId="77777777" w:rsidR="001A7182" w:rsidRPr="001A7182" w:rsidRDefault="001A7182" w:rsidP="001A7182">
      <w:pPr>
        <w:numPr>
          <w:ilvl w:val="0"/>
          <w:numId w:val="3"/>
        </w:numPr>
        <w:spacing w:after="0" w:line="240" w:lineRule="auto"/>
        <w:ind w:left="1290"/>
        <w:rPr>
          <w:rFonts w:ascii="Segoe UI" w:eastAsia="Times New Roman" w:hAnsi="Segoe UI" w:cs="Segoe UI"/>
          <w:color w:val="161616"/>
          <w:sz w:val="24"/>
          <w:szCs w:val="24"/>
          <w:lang w:eastAsia="en-IN"/>
        </w:rPr>
      </w:pPr>
      <w:r w:rsidRPr="001A7182">
        <w:rPr>
          <w:rFonts w:ascii="Segoe UI" w:eastAsia="Times New Roman" w:hAnsi="Segoe UI" w:cs="Segoe UI"/>
          <w:color w:val="161616"/>
          <w:sz w:val="24"/>
          <w:szCs w:val="24"/>
          <w:lang w:eastAsia="en-IN"/>
        </w:rPr>
        <w:t>The data warehouse may be populated with data from multiple source systems, which can lead to the risk of duplicate or incompatible business keys.</w:t>
      </w:r>
    </w:p>
    <w:p w14:paraId="39F3E45C" w14:textId="77777777" w:rsidR="001A7182" w:rsidRPr="001A7182" w:rsidRDefault="001A7182" w:rsidP="001A7182">
      <w:pPr>
        <w:numPr>
          <w:ilvl w:val="0"/>
          <w:numId w:val="3"/>
        </w:numPr>
        <w:spacing w:after="0" w:line="240" w:lineRule="auto"/>
        <w:ind w:left="1290"/>
        <w:rPr>
          <w:rFonts w:ascii="Segoe UI" w:eastAsia="Times New Roman" w:hAnsi="Segoe UI" w:cs="Segoe UI"/>
          <w:color w:val="161616"/>
          <w:sz w:val="24"/>
          <w:szCs w:val="24"/>
          <w:lang w:eastAsia="en-IN"/>
        </w:rPr>
      </w:pPr>
      <w:r w:rsidRPr="001A7182">
        <w:rPr>
          <w:rFonts w:ascii="Segoe UI" w:eastAsia="Times New Roman" w:hAnsi="Segoe UI" w:cs="Segoe UI"/>
          <w:color w:val="161616"/>
          <w:sz w:val="24"/>
          <w:szCs w:val="24"/>
          <w:lang w:eastAsia="en-IN"/>
        </w:rPr>
        <w:t>Simple numeric keys generally perform better in queries that join lots of tables - a common pattern in data warehouses.</w:t>
      </w:r>
    </w:p>
    <w:p w14:paraId="5C8C61D4" w14:textId="77777777" w:rsidR="001A7182" w:rsidRPr="001A7182" w:rsidRDefault="001A7182" w:rsidP="001A7182">
      <w:pPr>
        <w:numPr>
          <w:ilvl w:val="0"/>
          <w:numId w:val="3"/>
        </w:numPr>
        <w:spacing w:after="0" w:line="240" w:lineRule="auto"/>
        <w:ind w:left="1290"/>
        <w:rPr>
          <w:rFonts w:ascii="Segoe UI" w:eastAsia="Times New Roman" w:hAnsi="Segoe UI" w:cs="Segoe UI"/>
          <w:color w:val="161616"/>
          <w:sz w:val="24"/>
          <w:szCs w:val="24"/>
          <w:lang w:eastAsia="en-IN"/>
        </w:rPr>
      </w:pPr>
      <w:r w:rsidRPr="001A7182">
        <w:rPr>
          <w:rFonts w:ascii="Segoe UI" w:eastAsia="Times New Roman" w:hAnsi="Segoe UI" w:cs="Segoe UI"/>
          <w:color w:val="161616"/>
          <w:sz w:val="24"/>
          <w:szCs w:val="24"/>
          <w:lang w:eastAsia="en-IN"/>
        </w:rPr>
        <w:t>Attributes of entities may change over time - for example, a customer might change their address. Since the data warehouse is used to support historic reporting, you may want to retain a record for each instance of an entity at multiple points in time; so that, for example, sales orders for a specific customer are counted for the city where they lived at the time the order was placed. In this case, multiple customer records would have the same business key associated with the customer, but different surrogate keys for each discrete address where the customer lived at various times.</w:t>
      </w:r>
    </w:p>
    <w:p w14:paraId="550D38EC" w14:textId="77777777" w:rsidR="007A4046" w:rsidRDefault="007A4046"/>
    <w:tbl>
      <w:tblPr>
        <w:tblW w:w="8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31"/>
        <w:gridCol w:w="1251"/>
        <w:gridCol w:w="822"/>
        <w:gridCol w:w="1710"/>
        <w:gridCol w:w="729"/>
        <w:gridCol w:w="608"/>
        <w:gridCol w:w="874"/>
        <w:gridCol w:w="1164"/>
      </w:tblGrid>
      <w:tr w:rsidR="00BF39D6" w:rsidRPr="00BD1999" w14:paraId="00B1E238" w14:textId="77777777" w:rsidTr="00BF39D6">
        <w:trPr>
          <w:trHeight w:val="242"/>
          <w:tblHeader/>
        </w:trPr>
        <w:tc>
          <w:tcPr>
            <w:tcW w:w="0" w:type="auto"/>
            <w:shd w:val="clear" w:color="auto" w:fill="FFFFFF"/>
            <w:hideMark/>
          </w:tcPr>
          <w:p w14:paraId="7F254E6C"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proofErr w:type="spellStart"/>
            <w:r w:rsidRPr="00BF39D6">
              <w:rPr>
                <w:rFonts w:ascii="Segoe UI" w:eastAsia="Times New Roman" w:hAnsi="Segoe UI" w:cs="Segoe UI"/>
                <w:b/>
                <w:bCs/>
                <w:color w:val="161616"/>
                <w:sz w:val="16"/>
                <w:szCs w:val="16"/>
                <w:lang w:eastAsia="en-IN"/>
              </w:rPr>
              <w:t>CustomerKey</w:t>
            </w:r>
            <w:proofErr w:type="spellEnd"/>
          </w:p>
        </w:tc>
        <w:tc>
          <w:tcPr>
            <w:tcW w:w="0" w:type="auto"/>
            <w:shd w:val="clear" w:color="auto" w:fill="FFFFFF"/>
            <w:hideMark/>
          </w:tcPr>
          <w:p w14:paraId="553E9492"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proofErr w:type="spellStart"/>
            <w:r w:rsidRPr="00BF39D6">
              <w:rPr>
                <w:rFonts w:ascii="Segoe UI" w:eastAsia="Times New Roman" w:hAnsi="Segoe UI" w:cs="Segoe UI"/>
                <w:b/>
                <w:bCs/>
                <w:color w:val="161616"/>
                <w:sz w:val="16"/>
                <w:szCs w:val="16"/>
                <w:lang w:eastAsia="en-IN"/>
              </w:rPr>
              <w:t>CustomerAltKey</w:t>
            </w:r>
            <w:proofErr w:type="spellEnd"/>
          </w:p>
        </w:tc>
        <w:tc>
          <w:tcPr>
            <w:tcW w:w="0" w:type="auto"/>
            <w:shd w:val="clear" w:color="auto" w:fill="FFFFFF"/>
            <w:hideMark/>
          </w:tcPr>
          <w:p w14:paraId="5CD6914F"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r w:rsidRPr="00BF39D6">
              <w:rPr>
                <w:rFonts w:ascii="Segoe UI" w:eastAsia="Times New Roman" w:hAnsi="Segoe UI" w:cs="Segoe UI"/>
                <w:b/>
                <w:bCs/>
                <w:color w:val="161616"/>
                <w:sz w:val="16"/>
                <w:szCs w:val="16"/>
                <w:lang w:eastAsia="en-IN"/>
              </w:rPr>
              <w:t>Name</w:t>
            </w:r>
          </w:p>
        </w:tc>
        <w:tc>
          <w:tcPr>
            <w:tcW w:w="0" w:type="auto"/>
            <w:shd w:val="clear" w:color="auto" w:fill="FFFFFF"/>
            <w:hideMark/>
          </w:tcPr>
          <w:p w14:paraId="2E916F99"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r w:rsidRPr="00BF39D6">
              <w:rPr>
                <w:rFonts w:ascii="Segoe UI" w:eastAsia="Times New Roman" w:hAnsi="Segoe UI" w:cs="Segoe UI"/>
                <w:b/>
                <w:bCs/>
                <w:color w:val="161616"/>
                <w:sz w:val="16"/>
                <w:szCs w:val="16"/>
                <w:lang w:eastAsia="en-IN"/>
              </w:rPr>
              <w:t>Email</w:t>
            </w:r>
          </w:p>
        </w:tc>
        <w:tc>
          <w:tcPr>
            <w:tcW w:w="0" w:type="auto"/>
            <w:shd w:val="clear" w:color="auto" w:fill="FFFFFF"/>
            <w:hideMark/>
          </w:tcPr>
          <w:p w14:paraId="1C7309A4"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r w:rsidRPr="00BF39D6">
              <w:rPr>
                <w:rFonts w:ascii="Segoe UI" w:eastAsia="Times New Roman" w:hAnsi="Segoe UI" w:cs="Segoe UI"/>
                <w:b/>
                <w:bCs/>
                <w:color w:val="161616"/>
                <w:sz w:val="16"/>
                <w:szCs w:val="16"/>
                <w:lang w:eastAsia="en-IN"/>
              </w:rPr>
              <w:t>Street</w:t>
            </w:r>
          </w:p>
        </w:tc>
        <w:tc>
          <w:tcPr>
            <w:tcW w:w="0" w:type="auto"/>
            <w:shd w:val="clear" w:color="auto" w:fill="FFFFFF"/>
            <w:hideMark/>
          </w:tcPr>
          <w:p w14:paraId="04458FE1"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r w:rsidRPr="00BF39D6">
              <w:rPr>
                <w:rFonts w:ascii="Segoe UI" w:eastAsia="Times New Roman" w:hAnsi="Segoe UI" w:cs="Segoe UI"/>
                <w:b/>
                <w:bCs/>
                <w:color w:val="161616"/>
                <w:sz w:val="16"/>
                <w:szCs w:val="16"/>
                <w:lang w:eastAsia="en-IN"/>
              </w:rPr>
              <w:t>City</w:t>
            </w:r>
          </w:p>
        </w:tc>
        <w:tc>
          <w:tcPr>
            <w:tcW w:w="0" w:type="auto"/>
            <w:shd w:val="clear" w:color="auto" w:fill="FFFFFF"/>
            <w:hideMark/>
          </w:tcPr>
          <w:p w14:paraId="7BAD6029"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proofErr w:type="spellStart"/>
            <w:r w:rsidRPr="00BF39D6">
              <w:rPr>
                <w:rFonts w:ascii="Segoe UI" w:eastAsia="Times New Roman" w:hAnsi="Segoe UI" w:cs="Segoe UI"/>
                <w:b/>
                <w:bCs/>
                <w:color w:val="161616"/>
                <w:sz w:val="16"/>
                <w:szCs w:val="16"/>
                <w:lang w:eastAsia="en-IN"/>
              </w:rPr>
              <w:t>PostalCode</w:t>
            </w:r>
            <w:proofErr w:type="spellEnd"/>
          </w:p>
        </w:tc>
        <w:tc>
          <w:tcPr>
            <w:tcW w:w="0" w:type="auto"/>
            <w:shd w:val="clear" w:color="auto" w:fill="FFFFFF"/>
            <w:hideMark/>
          </w:tcPr>
          <w:p w14:paraId="454EF24A" w14:textId="77777777" w:rsidR="00BF39D6" w:rsidRPr="00BF39D6" w:rsidRDefault="00BF39D6" w:rsidP="00BF39D6">
            <w:pPr>
              <w:spacing w:after="0" w:line="240" w:lineRule="auto"/>
              <w:rPr>
                <w:rFonts w:ascii="Segoe UI" w:eastAsia="Times New Roman" w:hAnsi="Segoe UI" w:cs="Segoe UI"/>
                <w:b/>
                <w:bCs/>
                <w:color w:val="161616"/>
                <w:sz w:val="16"/>
                <w:szCs w:val="16"/>
                <w:lang w:eastAsia="en-IN"/>
              </w:rPr>
            </w:pPr>
            <w:proofErr w:type="spellStart"/>
            <w:r w:rsidRPr="00BF39D6">
              <w:rPr>
                <w:rFonts w:ascii="Segoe UI" w:eastAsia="Times New Roman" w:hAnsi="Segoe UI" w:cs="Segoe UI"/>
                <w:b/>
                <w:bCs/>
                <w:color w:val="161616"/>
                <w:sz w:val="16"/>
                <w:szCs w:val="16"/>
                <w:lang w:eastAsia="en-IN"/>
              </w:rPr>
              <w:t>CountryRegion</w:t>
            </w:r>
            <w:proofErr w:type="spellEnd"/>
          </w:p>
        </w:tc>
      </w:tr>
      <w:tr w:rsidR="00BF39D6" w:rsidRPr="00BD1999" w14:paraId="2E5683F7" w14:textId="77777777" w:rsidTr="00BF39D6">
        <w:trPr>
          <w:trHeight w:val="258"/>
        </w:trPr>
        <w:tc>
          <w:tcPr>
            <w:tcW w:w="0" w:type="auto"/>
            <w:shd w:val="clear" w:color="auto" w:fill="FFFFFF"/>
            <w:hideMark/>
          </w:tcPr>
          <w:p w14:paraId="43402FF2"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123</w:t>
            </w:r>
          </w:p>
        </w:tc>
        <w:tc>
          <w:tcPr>
            <w:tcW w:w="0" w:type="auto"/>
            <w:shd w:val="clear" w:color="auto" w:fill="FFFFFF"/>
            <w:hideMark/>
          </w:tcPr>
          <w:p w14:paraId="107C3A33"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I-543</w:t>
            </w:r>
          </w:p>
        </w:tc>
        <w:tc>
          <w:tcPr>
            <w:tcW w:w="0" w:type="auto"/>
            <w:shd w:val="clear" w:color="auto" w:fill="FFFFFF"/>
            <w:hideMark/>
          </w:tcPr>
          <w:p w14:paraId="08D168F5"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proofErr w:type="spellStart"/>
            <w:r w:rsidRPr="00BF39D6">
              <w:rPr>
                <w:rFonts w:ascii="Segoe UI" w:eastAsia="Times New Roman" w:hAnsi="Segoe UI" w:cs="Segoe UI"/>
                <w:color w:val="161616"/>
                <w:sz w:val="16"/>
                <w:szCs w:val="16"/>
                <w:lang w:eastAsia="en-IN"/>
              </w:rPr>
              <w:t>Navin</w:t>
            </w:r>
            <w:proofErr w:type="spellEnd"/>
            <w:r w:rsidRPr="00BF39D6">
              <w:rPr>
                <w:rFonts w:ascii="Segoe UI" w:eastAsia="Times New Roman" w:hAnsi="Segoe UI" w:cs="Segoe UI"/>
                <w:color w:val="161616"/>
                <w:sz w:val="16"/>
                <w:szCs w:val="16"/>
                <w:lang w:eastAsia="en-IN"/>
              </w:rPr>
              <w:t xml:space="preserve"> Jones</w:t>
            </w:r>
          </w:p>
        </w:tc>
        <w:tc>
          <w:tcPr>
            <w:tcW w:w="0" w:type="auto"/>
            <w:shd w:val="clear" w:color="auto" w:fill="FFFFFF"/>
            <w:hideMark/>
          </w:tcPr>
          <w:p w14:paraId="64B43BD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navin1@contoso.com</w:t>
            </w:r>
          </w:p>
        </w:tc>
        <w:tc>
          <w:tcPr>
            <w:tcW w:w="0" w:type="auto"/>
            <w:shd w:val="clear" w:color="auto" w:fill="FFFFFF"/>
            <w:hideMark/>
          </w:tcPr>
          <w:p w14:paraId="7168BA30"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1 Main St.</w:t>
            </w:r>
          </w:p>
        </w:tc>
        <w:tc>
          <w:tcPr>
            <w:tcW w:w="0" w:type="auto"/>
            <w:shd w:val="clear" w:color="auto" w:fill="FFFFFF"/>
            <w:hideMark/>
          </w:tcPr>
          <w:p w14:paraId="59BBB2C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Seattle</w:t>
            </w:r>
          </w:p>
        </w:tc>
        <w:tc>
          <w:tcPr>
            <w:tcW w:w="0" w:type="auto"/>
            <w:shd w:val="clear" w:color="auto" w:fill="FFFFFF"/>
            <w:hideMark/>
          </w:tcPr>
          <w:p w14:paraId="10C67980"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90000</w:t>
            </w:r>
          </w:p>
        </w:tc>
        <w:tc>
          <w:tcPr>
            <w:tcW w:w="0" w:type="auto"/>
            <w:shd w:val="clear" w:color="auto" w:fill="FFFFFF"/>
            <w:hideMark/>
          </w:tcPr>
          <w:p w14:paraId="292FEAFC"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United States</w:t>
            </w:r>
          </w:p>
        </w:tc>
      </w:tr>
      <w:tr w:rsidR="00BF39D6" w:rsidRPr="00BD1999" w14:paraId="674F9A03" w14:textId="77777777" w:rsidTr="00BF39D6">
        <w:trPr>
          <w:trHeight w:val="242"/>
        </w:trPr>
        <w:tc>
          <w:tcPr>
            <w:tcW w:w="0" w:type="auto"/>
            <w:shd w:val="clear" w:color="auto" w:fill="FFFFFF"/>
            <w:hideMark/>
          </w:tcPr>
          <w:p w14:paraId="481159F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124</w:t>
            </w:r>
          </w:p>
        </w:tc>
        <w:tc>
          <w:tcPr>
            <w:tcW w:w="0" w:type="auto"/>
            <w:shd w:val="clear" w:color="auto" w:fill="FFFFFF"/>
            <w:hideMark/>
          </w:tcPr>
          <w:p w14:paraId="5CB5649F"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R-589</w:t>
            </w:r>
          </w:p>
        </w:tc>
        <w:tc>
          <w:tcPr>
            <w:tcW w:w="0" w:type="auto"/>
            <w:shd w:val="clear" w:color="auto" w:fill="FFFFFF"/>
            <w:hideMark/>
          </w:tcPr>
          <w:p w14:paraId="35E20652"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Mary Smith</w:t>
            </w:r>
          </w:p>
        </w:tc>
        <w:tc>
          <w:tcPr>
            <w:tcW w:w="0" w:type="auto"/>
            <w:shd w:val="clear" w:color="auto" w:fill="FFFFFF"/>
            <w:hideMark/>
          </w:tcPr>
          <w:p w14:paraId="3B195A7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mary2@contoso.com</w:t>
            </w:r>
          </w:p>
        </w:tc>
        <w:tc>
          <w:tcPr>
            <w:tcW w:w="0" w:type="auto"/>
            <w:shd w:val="clear" w:color="auto" w:fill="FFFFFF"/>
            <w:hideMark/>
          </w:tcPr>
          <w:p w14:paraId="56B08FE6"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234 190th Ave</w:t>
            </w:r>
          </w:p>
        </w:tc>
        <w:tc>
          <w:tcPr>
            <w:tcW w:w="0" w:type="auto"/>
            <w:shd w:val="clear" w:color="auto" w:fill="FFFFFF"/>
            <w:hideMark/>
          </w:tcPr>
          <w:p w14:paraId="4E8D5062"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Buffalo</w:t>
            </w:r>
          </w:p>
        </w:tc>
        <w:tc>
          <w:tcPr>
            <w:tcW w:w="0" w:type="auto"/>
            <w:shd w:val="clear" w:color="auto" w:fill="FFFFFF"/>
            <w:hideMark/>
          </w:tcPr>
          <w:p w14:paraId="1E5193AC"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50001</w:t>
            </w:r>
          </w:p>
        </w:tc>
        <w:tc>
          <w:tcPr>
            <w:tcW w:w="0" w:type="auto"/>
            <w:shd w:val="clear" w:color="auto" w:fill="FFFFFF"/>
            <w:hideMark/>
          </w:tcPr>
          <w:p w14:paraId="3A9AFFAE"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United States</w:t>
            </w:r>
          </w:p>
        </w:tc>
      </w:tr>
      <w:tr w:rsidR="00BF39D6" w:rsidRPr="00BD1999" w14:paraId="14291E91" w14:textId="77777777" w:rsidTr="00BF39D6">
        <w:trPr>
          <w:trHeight w:val="258"/>
        </w:trPr>
        <w:tc>
          <w:tcPr>
            <w:tcW w:w="0" w:type="auto"/>
            <w:shd w:val="clear" w:color="auto" w:fill="FFFFFF"/>
            <w:hideMark/>
          </w:tcPr>
          <w:p w14:paraId="73D46331"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125</w:t>
            </w:r>
          </w:p>
        </w:tc>
        <w:tc>
          <w:tcPr>
            <w:tcW w:w="0" w:type="auto"/>
            <w:shd w:val="clear" w:color="auto" w:fill="FFFFFF"/>
            <w:hideMark/>
          </w:tcPr>
          <w:p w14:paraId="35EE438A"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I-321</w:t>
            </w:r>
          </w:p>
        </w:tc>
        <w:tc>
          <w:tcPr>
            <w:tcW w:w="0" w:type="auto"/>
            <w:shd w:val="clear" w:color="auto" w:fill="FFFFFF"/>
            <w:hideMark/>
          </w:tcPr>
          <w:p w14:paraId="10A1DEFA"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Antoine Dubois</w:t>
            </w:r>
          </w:p>
        </w:tc>
        <w:tc>
          <w:tcPr>
            <w:tcW w:w="0" w:type="auto"/>
            <w:shd w:val="clear" w:color="auto" w:fill="FFFFFF"/>
            <w:hideMark/>
          </w:tcPr>
          <w:p w14:paraId="2CF3C821"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antoine1@contoso.com</w:t>
            </w:r>
          </w:p>
        </w:tc>
        <w:tc>
          <w:tcPr>
            <w:tcW w:w="0" w:type="auto"/>
            <w:shd w:val="clear" w:color="auto" w:fill="FFFFFF"/>
            <w:hideMark/>
          </w:tcPr>
          <w:p w14:paraId="1F517361"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2 Rue Jolie</w:t>
            </w:r>
          </w:p>
        </w:tc>
        <w:tc>
          <w:tcPr>
            <w:tcW w:w="0" w:type="auto"/>
            <w:shd w:val="clear" w:color="auto" w:fill="FFFFFF"/>
            <w:hideMark/>
          </w:tcPr>
          <w:p w14:paraId="12C41E77"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Paris</w:t>
            </w:r>
          </w:p>
        </w:tc>
        <w:tc>
          <w:tcPr>
            <w:tcW w:w="0" w:type="auto"/>
            <w:shd w:val="clear" w:color="auto" w:fill="FFFFFF"/>
            <w:hideMark/>
          </w:tcPr>
          <w:p w14:paraId="08D186FD"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20098</w:t>
            </w:r>
          </w:p>
        </w:tc>
        <w:tc>
          <w:tcPr>
            <w:tcW w:w="0" w:type="auto"/>
            <w:shd w:val="clear" w:color="auto" w:fill="FFFFFF"/>
            <w:hideMark/>
          </w:tcPr>
          <w:p w14:paraId="69343D86"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France</w:t>
            </w:r>
          </w:p>
        </w:tc>
      </w:tr>
      <w:tr w:rsidR="00BF39D6" w:rsidRPr="00BD1999" w14:paraId="5A579D0C" w14:textId="77777777" w:rsidTr="00BF39D6">
        <w:trPr>
          <w:trHeight w:val="242"/>
        </w:trPr>
        <w:tc>
          <w:tcPr>
            <w:tcW w:w="0" w:type="auto"/>
            <w:shd w:val="clear" w:color="auto" w:fill="FFFFFF"/>
            <w:hideMark/>
          </w:tcPr>
          <w:p w14:paraId="08864ED6"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126</w:t>
            </w:r>
          </w:p>
        </w:tc>
        <w:tc>
          <w:tcPr>
            <w:tcW w:w="0" w:type="auto"/>
            <w:shd w:val="clear" w:color="auto" w:fill="FFFFFF"/>
            <w:hideMark/>
          </w:tcPr>
          <w:p w14:paraId="238B1706"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I-543</w:t>
            </w:r>
          </w:p>
        </w:tc>
        <w:tc>
          <w:tcPr>
            <w:tcW w:w="0" w:type="auto"/>
            <w:shd w:val="clear" w:color="auto" w:fill="FFFFFF"/>
            <w:hideMark/>
          </w:tcPr>
          <w:p w14:paraId="29FF0C42"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proofErr w:type="spellStart"/>
            <w:r w:rsidRPr="00BF39D6">
              <w:rPr>
                <w:rFonts w:ascii="Segoe UI" w:eastAsia="Times New Roman" w:hAnsi="Segoe UI" w:cs="Segoe UI"/>
                <w:color w:val="161616"/>
                <w:sz w:val="16"/>
                <w:szCs w:val="16"/>
                <w:lang w:eastAsia="en-IN"/>
              </w:rPr>
              <w:t>Navin</w:t>
            </w:r>
            <w:proofErr w:type="spellEnd"/>
            <w:r w:rsidRPr="00BF39D6">
              <w:rPr>
                <w:rFonts w:ascii="Segoe UI" w:eastAsia="Times New Roman" w:hAnsi="Segoe UI" w:cs="Segoe UI"/>
                <w:color w:val="161616"/>
                <w:sz w:val="16"/>
                <w:szCs w:val="16"/>
                <w:lang w:eastAsia="en-IN"/>
              </w:rPr>
              <w:t xml:space="preserve"> Jones</w:t>
            </w:r>
          </w:p>
        </w:tc>
        <w:tc>
          <w:tcPr>
            <w:tcW w:w="0" w:type="auto"/>
            <w:shd w:val="clear" w:color="auto" w:fill="FFFFFF"/>
            <w:hideMark/>
          </w:tcPr>
          <w:p w14:paraId="388619F7"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navin1@contoso.com</w:t>
            </w:r>
          </w:p>
        </w:tc>
        <w:tc>
          <w:tcPr>
            <w:tcW w:w="0" w:type="auto"/>
            <w:shd w:val="clear" w:color="auto" w:fill="FFFFFF"/>
            <w:hideMark/>
          </w:tcPr>
          <w:p w14:paraId="0B9EF85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24 125th Ave.</w:t>
            </w:r>
          </w:p>
        </w:tc>
        <w:tc>
          <w:tcPr>
            <w:tcW w:w="0" w:type="auto"/>
            <w:shd w:val="clear" w:color="auto" w:fill="FFFFFF"/>
            <w:hideMark/>
          </w:tcPr>
          <w:p w14:paraId="6CA9F2C0"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New York</w:t>
            </w:r>
          </w:p>
        </w:tc>
        <w:tc>
          <w:tcPr>
            <w:tcW w:w="0" w:type="auto"/>
            <w:shd w:val="clear" w:color="auto" w:fill="FFFFFF"/>
            <w:hideMark/>
          </w:tcPr>
          <w:p w14:paraId="4ED2A516"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50000</w:t>
            </w:r>
          </w:p>
        </w:tc>
        <w:tc>
          <w:tcPr>
            <w:tcW w:w="0" w:type="auto"/>
            <w:shd w:val="clear" w:color="auto" w:fill="FFFFFF"/>
            <w:hideMark/>
          </w:tcPr>
          <w:p w14:paraId="02142838"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United States</w:t>
            </w:r>
          </w:p>
        </w:tc>
      </w:tr>
      <w:tr w:rsidR="00BF39D6" w:rsidRPr="00BD1999" w14:paraId="22BAF060" w14:textId="77777777" w:rsidTr="00BF39D6">
        <w:trPr>
          <w:trHeight w:val="258"/>
        </w:trPr>
        <w:tc>
          <w:tcPr>
            <w:tcW w:w="0" w:type="auto"/>
            <w:shd w:val="clear" w:color="auto" w:fill="FFFFFF"/>
            <w:hideMark/>
          </w:tcPr>
          <w:p w14:paraId="6E30B1BF"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5D1FDBCE"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2A404B93"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7FA002CA"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38980F05"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3C851499"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58740CFE"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c>
          <w:tcPr>
            <w:tcW w:w="0" w:type="auto"/>
            <w:shd w:val="clear" w:color="auto" w:fill="FFFFFF"/>
            <w:hideMark/>
          </w:tcPr>
          <w:p w14:paraId="77235D30" w14:textId="77777777" w:rsidR="00BF39D6" w:rsidRPr="00BF39D6" w:rsidRDefault="00BF39D6" w:rsidP="00BF39D6">
            <w:pPr>
              <w:spacing w:after="0" w:line="240" w:lineRule="auto"/>
              <w:rPr>
                <w:rFonts w:ascii="Segoe UI" w:eastAsia="Times New Roman" w:hAnsi="Segoe UI" w:cs="Segoe UI"/>
                <w:color w:val="161616"/>
                <w:sz w:val="16"/>
                <w:szCs w:val="16"/>
                <w:lang w:eastAsia="en-IN"/>
              </w:rPr>
            </w:pPr>
            <w:r w:rsidRPr="00BF39D6">
              <w:rPr>
                <w:rFonts w:ascii="Segoe UI" w:eastAsia="Times New Roman" w:hAnsi="Segoe UI" w:cs="Segoe UI"/>
                <w:color w:val="161616"/>
                <w:sz w:val="16"/>
                <w:szCs w:val="16"/>
                <w:lang w:eastAsia="en-IN"/>
              </w:rPr>
              <w:t>...</w:t>
            </w:r>
          </w:p>
        </w:tc>
      </w:tr>
    </w:tbl>
    <w:p w14:paraId="494A61BC" w14:textId="77777777" w:rsidR="001A7182" w:rsidRDefault="001A7182"/>
    <w:p w14:paraId="2B79917A" w14:textId="77777777" w:rsidR="0099614A" w:rsidRPr="0099614A" w:rsidRDefault="0099614A" w:rsidP="0099614A">
      <w:pPr>
        <w:spacing w:after="0" w:line="240" w:lineRule="auto"/>
        <w:rPr>
          <w:rFonts w:ascii="Segoe UI" w:eastAsia="Times New Roman" w:hAnsi="Segoe UI" w:cs="Segoe UI"/>
          <w:b/>
          <w:bCs/>
          <w:sz w:val="24"/>
          <w:szCs w:val="24"/>
          <w:lang w:eastAsia="en-IN"/>
        </w:rPr>
      </w:pPr>
      <w:r w:rsidRPr="0099614A">
        <w:rPr>
          <w:rFonts w:ascii="Segoe UI" w:eastAsia="Times New Roman" w:hAnsi="Segoe UI" w:cs="Segoe UI"/>
          <w:b/>
          <w:bCs/>
          <w:sz w:val="24"/>
          <w:szCs w:val="24"/>
          <w:lang w:eastAsia="en-IN"/>
        </w:rPr>
        <w:t>Note</w:t>
      </w:r>
    </w:p>
    <w:p w14:paraId="71CEC81D" w14:textId="77777777" w:rsidR="0099614A" w:rsidRPr="0099614A" w:rsidRDefault="0099614A" w:rsidP="0099614A">
      <w:pPr>
        <w:spacing w:before="100" w:beforeAutospacing="1" w:after="100" w:afterAutospacing="1" w:line="240" w:lineRule="auto"/>
        <w:rPr>
          <w:rFonts w:ascii="Segoe UI" w:eastAsia="Times New Roman" w:hAnsi="Segoe UI" w:cs="Segoe UI"/>
          <w:color w:val="161616"/>
          <w:sz w:val="24"/>
          <w:szCs w:val="24"/>
          <w:lang w:eastAsia="en-IN"/>
        </w:rPr>
      </w:pPr>
      <w:r w:rsidRPr="0099614A">
        <w:rPr>
          <w:rFonts w:ascii="Segoe UI" w:eastAsia="Times New Roman" w:hAnsi="Segoe UI" w:cs="Segoe UI"/>
          <w:color w:val="161616"/>
          <w:sz w:val="24"/>
          <w:szCs w:val="24"/>
          <w:lang w:eastAsia="en-IN"/>
        </w:rPr>
        <w:lastRenderedPageBreak/>
        <w:t>Observe that the table contains two records for </w:t>
      </w:r>
      <w:proofErr w:type="spellStart"/>
      <w:r w:rsidRPr="0099614A">
        <w:rPr>
          <w:rFonts w:ascii="Segoe UI" w:eastAsia="Times New Roman" w:hAnsi="Segoe UI" w:cs="Segoe UI"/>
          <w:i/>
          <w:iCs/>
          <w:color w:val="161616"/>
          <w:sz w:val="24"/>
          <w:szCs w:val="24"/>
          <w:lang w:eastAsia="en-IN"/>
        </w:rPr>
        <w:t>Navin</w:t>
      </w:r>
      <w:proofErr w:type="spellEnd"/>
      <w:r w:rsidRPr="0099614A">
        <w:rPr>
          <w:rFonts w:ascii="Segoe UI" w:eastAsia="Times New Roman" w:hAnsi="Segoe UI" w:cs="Segoe UI"/>
          <w:i/>
          <w:iCs/>
          <w:color w:val="161616"/>
          <w:sz w:val="24"/>
          <w:szCs w:val="24"/>
          <w:lang w:eastAsia="en-IN"/>
        </w:rPr>
        <w:t xml:space="preserve"> Jones</w:t>
      </w:r>
      <w:r w:rsidRPr="0099614A">
        <w:rPr>
          <w:rFonts w:ascii="Segoe UI" w:eastAsia="Times New Roman" w:hAnsi="Segoe UI" w:cs="Segoe UI"/>
          <w:color w:val="161616"/>
          <w:sz w:val="24"/>
          <w:szCs w:val="24"/>
          <w:lang w:eastAsia="en-IN"/>
        </w:rPr>
        <w:t>. Both records use the same alternate key to identify this person (</w:t>
      </w:r>
      <w:r w:rsidRPr="0099614A">
        <w:rPr>
          <w:rFonts w:ascii="Segoe UI" w:eastAsia="Times New Roman" w:hAnsi="Segoe UI" w:cs="Segoe UI"/>
          <w:i/>
          <w:iCs/>
          <w:color w:val="161616"/>
          <w:sz w:val="24"/>
          <w:szCs w:val="24"/>
          <w:lang w:eastAsia="en-IN"/>
        </w:rPr>
        <w:t>I-543</w:t>
      </w:r>
      <w:r w:rsidRPr="0099614A">
        <w:rPr>
          <w:rFonts w:ascii="Segoe UI" w:eastAsia="Times New Roman" w:hAnsi="Segoe UI" w:cs="Segoe UI"/>
          <w:color w:val="161616"/>
          <w:sz w:val="24"/>
          <w:szCs w:val="24"/>
          <w:lang w:eastAsia="en-IN"/>
        </w:rPr>
        <w:t>), but each record has a different surrogate key. From this, you can surmise that the customer moved from Seattle to New York. Sales made to the customer while living in Seattle are associated with the key </w:t>
      </w:r>
      <w:r w:rsidRPr="0099614A">
        <w:rPr>
          <w:rFonts w:ascii="Segoe UI" w:eastAsia="Times New Roman" w:hAnsi="Segoe UI" w:cs="Segoe UI"/>
          <w:i/>
          <w:iCs/>
          <w:color w:val="161616"/>
          <w:sz w:val="24"/>
          <w:szCs w:val="24"/>
          <w:lang w:eastAsia="en-IN"/>
        </w:rPr>
        <w:t>123</w:t>
      </w:r>
      <w:r w:rsidRPr="0099614A">
        <w:rPr>
          <w:rFonts w:ascii="Segoe UI" w:eastAsia="Times New Roman" w:hAnsi="Segoe UI" w:cs="Segoe UI"/>
          <w:color w:val="161616"/>
          <w:sz w:val="24"/>
          <w:szCs w:val="24"/>
          <w:lang w:eastAsia="en-IN"/>
        </w:rPr>
        <w:t>, while purchases made after moving to New York are recorded against record </w:t>
      </w:r>
      <w:r w:rsidRPr="0099614A">
        <w:rPr>
          <w:rFonts w:ascii="Segoe UI" w:eastAsia="Times New Roman" w:hAnsi="Segoe UI" w:cs="Segoe UI"/>
          <w:i/>
          <w:iCs/>
          <w:color w:val="161616"/>
          <w:sz w:val="24"/>
          <w:szCs w:val="24"/>
          <w:lang w:eastAsia="en-IN"/>
        </w:rPr>
        <w:t>126</w:t>
      </w:r>
      <w:r w:rsidRPr="0099614A">
        <w:rPr>
          <w:rFonts w:ascii="Segoe UI" w:eastAsia="Times New Roman" w:hAnsi="Segoe UI" w:cs="Segoe UI"/>
          <w:color w:val="161616"/>
          <w:sz w:val="24"/>
          <w:szCs w:val="24"/>
          <w:lang w:eastAsia="en-IN"/>
        </w:rPr>
        <w:t>.</w:t>
      </w:r>
    </w:p>
    <w:p w14:paraId="6442D5A3" w14:textId="77777777" w:rsidR="0099614A" w:rsidRPr="0099614A" w:rsidRDefault="0099614A" w:rsidP="0099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9614A">
        <w:rPr>
          <w:rFonts w:ascii="Segoe UI" w:eastAsia="Times New Roman" w:hAnsi="Segoe UI" w:cs="Segoe UI"/>
          <w:color w:val="161616"/>
          <w:sz w:val="24"/>
          <w:szCs w:val="24"/>
          <w:lang w:eastAsia="en-IN"/>
        </w:rPr>
        <w:t>In addition to dimension tables that represent business entities, it's common for a data warehouse to include a dimension table that represents </w:t>
      </w:r>
      <w:r w:rsidRPr="0099614A">
        <w:rPr>
          <w:rFonts w:ascii="Segoe UI" w:eastAsia="Times New Roman" w:hAnsi="Segoe UI" w:cs="Segoe UI"/>
          <w:i/>
          <w:iCs/>
          <w:color w:val="161616"/>
          <w:sz w:val="24"/>
          <w:szCs w:val="24"/>
          <w:lang w:eastAsia="en-IN"/>
        </w:rPr>
        <w:t>time</w:t>
      </w:r>
      <w:r w:rsidRPr="0099614A">
        <w:rPr>
          <w:rFonts w:ascii="Segoe UI" w:eastAsia="Times New Roman" w:hAnsi="Segoe UI" w:cs="Segoe UI"/>
          <w:color w:val="161616"/>
          <w:sz w:val="24"/>
          <w:szCs w:val="24"/>
          <w:lang w:eastAsia="en-IN"/>
        </w:rPr>
        <w:t xml:space="preserve">. This table enables data analysts to aggregate data over temporal intervals. Depending on the type of data you need to </w:t>
      </w:r>
      <w:proofErr w:type="spellStart"/>
      <w:r w:rsidRPr="0099614A">
        <w:rPr>
          <w:rFonts w:ascii="Segoe UI" w:eastAsia="Times New Roman" w:hAnsi="Segoe UI" w:cs="Segoe UI"/>
          <w:color w:val="161616"/>
          <w:sz w:val="24"/>
          <w:szCs w:val="24"/>
          <w:lang w:eastAsia="en-IN"/>
        </w:rPr>
        <w:t>analyze</w:t>
      </w:r>
      <w:proofErr w:type="spellEnd"/>
      <w:r w:rsidRPr="0099614A">
        <w:rPr>
          <w:rFonts w:ascii="Segoe UI" w:eastAsia="Times New Roman" w:hAnsi="Segoe UI" w:cs="Segoe UI"/>
          <w:color w:val="161616"/>
          <w:sz w:val="24"/>
          <w:szCs w:val="24"/>
          <w:lang w:eastAsia="en-IN"/>
        </w:rPr>
        <w:t>, the lowest granularity (referred to as the </w:t>
      </w:r>
      <w:r w:rsidRPr="0099614A">
        <w:rPr>
          <w:rFonts w:ascii="Segoe UI" w:eastAsia="Times New Roman" w:hAnsi="Segoe UI" w:cs="Segoe UI"/>
          <w:i/>
          <w:iCs/>
          <w:color w:val="161616"/>
          <w:sz w:val="24"/>
          <w:szCs w:val="24"/>
          <w:lang w:eastAsia="en-IN"/>
        </w:rPr>
        <w:t>grain</w:t>
      </w:r>
      <w:r w:rsidRPr="0099614A">
        <w:rPr>
          <w:rFonts w:ascii="Segoe UI" w:eastAsia="Times New Roman" w:hAnsi="Segoe UI" w:cs="Segoe UI"/>
          <w:color w:val="161616"/>
          <w:sz w:val="24"/>
          <w:szCs w:val="24"/>
          <w:lang w:eastAsia="en-IN"/>
        </w:rPr>
        <w:t>) of a time dimension could represent times (to the hour, second, millisecond, nanosecond, or even lower), or dates.</w:t>
      </w:r>
    </w:p>
    <w:p w14:paraId="730AC858" w14:textId="77777777" w:rsidR="0099614A" w:rsidRPr="0099614A" w:rsidRDefault="0099614A" w:rsidP="0099614A">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9614A">
        <w:rPr>
          <w:rFonts w:ascii="Segoe UI" w:eastAsia="Times New Roman" w:hAnsi="Segoe UI" w:cs="Segoe UI"/>
          <w:color w:val="161616"/>
          <w:sz w:val="24"/>
          <w:szCs w:val="24"/>
          <w:lang w:eastAsia="en-IN"/>
        </w:rPr>
        <w:t>An example of a time dimension table with a grain at the date level might contain the following data:</w:t>
      </w:r>
    </w:p>
    <w:tbl>
      <w:tblPr>
        <w:tblW w:w="9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1"/>
        <w:gridCol w:w="1209"/>
        <w:gridCol w:w="1274"/>
        <w:gridCol w:w="1388"/>
        <w:gridCol w:w="996"/>
        <w:gridCol w:w="736"/>
        <w:gridCol w:w="1350"/>
        <w:gridCol w:w="838"/>
        <w:gridCol w:w="514"/>
      </w:tblGrid>
      <w:tr w:rsidR="00224D58" w:rsidRPr="00224D58" w14:paraId="08247474" w14:textId="77777777" w:rsidTr="00DE0488">
        <w:trPr>
          <w:trHeight w:val="271"/>
          <w:tblHeader/>
        </w:trPr>
        <w:tc>
          <w:tcPr>
            <w:tcW w:w="0" w:type="auto"/>
            <w:shd w:val="clear" w:color="auto" w:fill="FFFFFF"/>
            <w:hideMark/>
          </w:tcPr>
          <w:p w14:paraId="3B3E3A14"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proofErr w:type="spellStart"/>
            <w:r w:rsidRPr="00224D58">
              <w:rPr>
                <w:rFonts w:ascii="Segoe UI" w:eastAsia="Times New Roman" w:hAnsi="Segoe UI" w:cs="Segoe UI"/>
                <w:b/>
                <w:bCs/>
                <w:color w:val="161616"/>
                <w:sz w:val="18"/>
                <w:szCs w:val="18"/>
                <w:lang w:eastAsia="en-IN"/>
              </w:rPr>
              <w:t>DateKey</w:t>
            </w:r>
            <w:proofErr w:type="spellEnd"/>
          </w:p>
        </w:tc>
        <w:tc>
          <w:tcPr>
            <w:tcW w:w="0" w:type="auto"/>
            <w:shd w:val="clear" w:color="auto" w:fill="FFFFFF"/>
            <w:hideMark/>
          </w:tcPr>
          <w:p w14:paraId="5D46E99B"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proofErr w:type="spellStart"/>
            <w:r w:rsidRPr="00224D58">
              <w:rPr>
                <w:rFonts w:ascii="Segoe UI" w:eastAsia="Times New Roman" w:hAnsi="Segoe UI" w:cs="Segoe UI"/>
                <w:b/>
                <w:bCs/>
                <w:color w:val="161616"/>
                <w:sz w:val="18"/>
                <w:szCs w:val="18"/>
                <w:lang w:eastAsia="en-IN"/>
              </w:rPr>
              <w:t>DateAltKey</w:t>
            </w:r>
            <w:proofErr w:type="spellEnd"/>
          </w:p>
        </w:tc>
        <w:tc>
          <w:tcPr>
            <w:tcW w:w="0" w:type="auto"/>
            <w:shd w:val="clear" w:color="auto" w:fill="FFFFFF"/>
            <w:hideMark/>
          </w:tcPr>
          <w:p w14:paraId="047CBF12"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proofErr w:type="spellStart"/>
            <w:r w:rsidRPr="00224D58">
              <w:rPr>
                <w:rFonts w:ascii="Segoe UI" w:eastAsia="Times New Roman" w:hAnsi="Segoe UI" w:cs="Segoe UI"/>
                <w:b/>
                <w:bCs/>
                <w:color w:val="161616"/>
                <w:sz w:val="18"/>
                <w:szCs w:val="18"/>
                <w:lang w:eastAsia="en-IN"/>
              </w:rPr>
              <w:t>DayOfWeek</w:t>
            </w:r>
            <w:proofErr w:type="spellEnd"/>
          </w:p>
        </w:tc>
        <w:tc>
          <w:tcPr>
            <w:tcW w:w="0" w:type="auto"/>
            <w:shd w:val="clear" w:color="auto" w:fill="FFFFFF"/>
            <w:hideMark/>
          </w:tcPr>
          <w:p w14:paraId="40BACE43"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proofErr w:type="spellStart"/>
            <w:r w:rsidRPr="00224D58">
              <w:rPr>
                <w:rFonts w:ascii="Segoe UI" w:eastAsia="Times New Roman" w:hAnsi="Segoe UI" w:cs="Segoe UI"/>
                <w:b/>
                <w:bCs/>
                <w:color w:val="161616"/>
                <w:sz w:val="18"/>
                <w:szCs w:val="18"/>
                <w:lang w:eastAsia="en-IN"/>
              </w:rPr>
              <w:t>DayOfMonth</w:t>
            </w:r>
            <w:proofErr w:type="spellEnd"/>
          </w:p>
        </w:tc>
        <w:tc>
          <w:tcPr>
            <w:tcW w:w="0" w:type="auto"/>
            <w:shd w:val="clear" w:color="auto" w:fill="FFFFFF"/>
            <w:hideMark/>
          </w:tcPr>
          <w:p w14:paraId="5987A712"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r w:rsidRPr="00224D58">
              <w:rPr>
                <w:rFonts w:ascii="Segoe UI" w:eastAsia="Times New Roman" w:hAnsi="Segoe UI" w:cs="Segoe UI"/>
                <w:b/>
                <w:bCs/>
                <w:color w:val="161616"/>
                <w:sz w:val="18"/>
                <w:szCs w:val="18"/>
                <w:lang w:eastAsia="en-IN"/>
              </w:rPr>
              <w:t>Weekday</w:t>
            </w:r>
          </w:p>
        </w:tc>
        <w:tc>
          <w:tcPr>
            <w:tcW w:w="0" w:type="auto"/>
            <w:shd w:val="clear" w:color="auto" w:fill="FFFFFF"/>
            <w:hideMark/>
          </w:tcPr>
          <w:p w14:paraId="4421495C"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r w:rsidRPr="00224D58">
              <w:rPr>
                <w:rFonts w:ascii="Segoe UI" w:eastAsia="Times New Roman" w:hAnsi="Segoe UI" w:cs="Segoe UI"/>
                <w:b/>
                <w:bCs/>
                <w:color w:val="161616"/>
                <w:sz w:val="18"/>
                <w:szCs w:val="18"/>
                <w:lang w:eastAsia="en-IN"/>
              </w:rPr>
              <w:t>Month</w:t>
            </w:r>
          </w:p>
        </w:tc>
        <w:tc>
          <w:tcPr>
            <w:tcW w:w="0" w:type="auto"/>
            <w:shd w:val="clear" w:color="auto" w:fill="FFFFFF"/>
            <w:hideMark/>
          </w:tcPr>
          <w:p w14:paraId="4C0836DF"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proofErr w:type="spellStart"/>
            <w:r w:rsidRPr="00224D58">
              <w:rPr>
                <w:rFonts w:ascii="Segoe UI" w:eastAsia="Times New Roman" w:hAnsi="Segoe UI" w:cs="Segoe UI"/>
                <w:b/>
                <w:bCs/>
                <w:color w:val="161616"/>
                <w:sz w:val="18"/>
                <w:szCs w:val="18"/>
                <w:lang w:eastAsia="en-IN"/>
              </w:rPr>
              <w:t>MonthName</w:t>
            </w:r>
            <w:proofErr w:type="spellEnd"/>
          </w:p>
        </w:tc>
        <w:tc>
          <w:tcPr>
            <w:tcW w:w="0" w:type="auto"/>
            <w:shd w:val="clear" w:color="auto" w:fill="FFFFFF"/>
            <w:hideMark/>
          </w:tcPr>
          <w:p w14:paraId="722DEACA"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r w:rsidRPr="00224D58">
              <w:rPr>
                <w:rFonts w:ascii="Segoe UI" w:eastAsia="Times New Roman" w:hAnsi="Segoe UI" w:cs="Segoe UI"/>
                <w:b/>
                <w:bCs/>
                <w:color w:val="161616"/>
                <w:sz w:val="18"/>
                <w:szCs w:val="18"/>
                <w:lang w:eastAsia="en-IN"/>
              </w:rPr>
              <w:t>Quarter</w:t>
            </w:r>
          </w:p>
        </w:tc>
        <w:tc>
          <w:tcPr>
            <w:tcW w:w="0" w:type="auto"/>
            <w:shd w:val="clear" w:color="auto" w:fill="FFFFFF"/>
            <w:hideMark/>
          </w:tcPr>
          <w:p w14:paraId="66954928" w14:textId="77777777" w:rsidR="00224D58" w:rsidRPr="00224D58" w:rsidRDefault="00224D58" w:rsidP="00224D58">
            <w:pPr>
              <w:spacing w:after="0" w:line="240" w:lineRule="auto"/>
              <w:rPr>
                <w:rFonts w:ascii="Segoe UI" w:eastAsia="Times New Roman" w:hAnsi="Segoe UI" w:cs="Segoe UI"/>
                <w:b/>
                <w:bCs/>
                <w:color w:val="161616"/>
                <w:sz w:val="18"/>
                <w:szCs w:val="18"/>
                <w:lang w:eastAsia="en-IN"/>
              </w:rPr>
            </w:pPr>
            <w:r w:rsidRPr="00224D58">
              <w:rPr>
                <w:rFonts w:ascii="Segoe UI" w:eastAsia="Times New Roman" w:hAnsi="Segoe UI" w:cs="Segoe UI"/>
                <w:b/>
                <w:bCs/>
                <w:color w:val="161616"/>
                <w:sz w:val="18"/>
                <w:szCs w:val="18"/>
                <w:lang w:eastAsia="en-IN"/>
              </w:rPr>
              <w:t>Year</w:t>
            </w:r>
          </w:p>
        </w:tc>
      </w:tr>
      <w:tr w:rsidR="00224D58" w:rsidRPr="00224D58" w14:paraId="066D869F" w14:textId="77777777" w:rsidTr="00DE0488">
        <w:trPr>
          <w:trHeight w:val="271"/>
        </w:trPr>
        <w:tc>
          <w:tcPr>
            <w:tcW w:w="0" w:type="auto"/>
            <w:shd w:val="clear" w:color="auto" w:fill="FFFFFF"/>
            <w:hideMark/>
          </w:tcPr>
          <w:p w14:paraId="79942F59"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19990101</w:t>
            </w:r>
          </w:p>
        </w:tc>
        <w:tc>
          <w:tcPr>
            <w:tcW w:w="0" w:type="auto"/>
            <w:shd w:val="clear" w:color="auto" w:fill="FFFFFF"/>
            <w:hideMark/>
          </w:tcPr>
          <w:p w14:paraId="44E965CA"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01-01-1999</w:t>
            </w:r>
          </w:p>
        </w:tc>
        <w:tc>
          <w:tcPr>
            <w:tcW w:w="0" w:type="auto"/>
            <w:shd w:val="clear" w:color="auto" w:fill="FFFFFF"/>
            <w:hideMark/>
          </w:tcPr>
          <w:p w14:paraId="48F2C4FB"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6</w:t>
            </w:r>
          </w:p>
        </w:tc>
        <w:tc>
          <w:tcPr>
            <w:tcW w:w="0" w:type="auto"/>
            <w:shd w:val="clear" w:color="auto" w:fill="FFFFFF"/>
            <w:hideMark/>
          </w:tcPr>
          <w:p w14:paraId="247BBFC8"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3A791307"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Friday</w:t>
            </w:r>
          </w:p>
        </w:tc>
        <w:tc>
          <w:tcPr>
            <w:tcW w:w="0" w:type="auto"/>
            <w:shd w:val="clear" w:color="auto" w:fill="FFFFFF"/>
            <w:hideMark/>
          </w:tcPr>
          <w:p w14:paraId="51DBD64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79B90AE1"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January</w:t>
            </w:r>
          </w:p>
        </w:tc>
        <w:tc>
          <w:tcPr>
            <w:tcW w:w="0" w:type="auto"/>
            <w:shd w:val="clear" w:color="auto" w:fill="FFFFFF"/>
            <w:hideMark/>
          </w:tcPr>
          <w:p w14:paraId="4AE361CF"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102C16A6"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1999</w:t>
            </w:r>
          </w:p>
        </w:tc>
      </w:tr>
      <w:tr w:rsidR="00224D58" w:rsidRPr="00224D58" w14:paraId="7BE9B37E" w14:textId="77777777" w:rsidTr="00DE0488">
        <w:trPr>
          <w:trHeight w:val="271"/>
        </w:trPr>
        <w:tc>
          <w:tcPr>
            <w:tcW w:w="0" w:type="auto"/>
            <w:shd w:val="clear" w:color="auto" w:fill="FFFFFF"/>
            <w:hideMark/>
          </w:tcPr>
          <w:p w14:paraId="32D22A99"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43B90932"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2CA2A64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76D270FF"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0245DA1B"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4CCCEDD6"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6CCD1524"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12B0F43A"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29960926"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r>
      <w:tr w:rsidR="00224D58" w:rsidRPr="00224D58" w14:paraId="00317421" w14:textId="77777777" w:rsidTr="00DE0488">
        <w:trPr>
          <w:trHeight w:val="257"/>
        </w:trPr>
        <w:tc>
          <w:tcPr>
            <w:tcW w:w="0" w:type="auto"/>
            <w:shd w:val="clear" w:color="auto" w:fill="FFFFFF"/>
            <w:hideMark/>
          </w:tcPr>
          <w:p w14:paraId="4F97EDE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20220101</w:t>
            </w:r>
          </w:p>
        </w:tc>
        <w:tc>
          <w:tcPr>
            <w:tcW w:w="0" w:type="auto"/>
            <w:shd w:val="clear" w:color="auto" w:fill="FFFFFF"/>
            <w:hideMark/>
          </w:tcPr>
          <w:p w14:paraId="128F4809"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01-01-2022</w:t>
            </w:r>
          </w:p>
        </w:tc>
        <w:tc>
          <w:tcPr>
            <w:tcW w:w="0" w:type="auto"/>
            <w:shd w:val="clear" w:color="auto" w:fill="FFFFFF"/>
            <w:hideMark/>
          </w:tcPr>
          <w:p w14:paraId="1DCB37D2"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7</w:t>
            </w:r>
          </w:p>
        </w:tc>
        <w:tc>
          <w:tcPr>
            <w:tcW w:w="0" w:type="auto"/>
            <w:shd w:val="clear" w:color="auto" w:fill="FFFFFF"/>
            <w:hideMark/>
          </w:tcPr>
          <w:p w14:paraId="18292FC2"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7F19EF5A"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Saturday</w:t>
            </w:r>
          </w:p>
        </w:tc>
        <w:tc>
          <w:tcPr>
            <w:tcW w:w="0" w:type="auto"/>
            <w:shd w:val="clear" w:color="auto" w:fill="FFFFFF"/>
            <w:hideMark/>
          </w:tcPr>
          <w:p w14:paraId="210053A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2495B5D6"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January</w:t>
            </w:r>
          </w:p>
        </w:tc>
        <w:tc>
          <w:tcPr>
            <w:tcW w:w="0" w:type="auto"/>
            <w:shd w:val="clear" w:color="auto" w:fill="FFFFFF"/>
            <w:hideMark/>
          </w:tcPr>
          <w:p w14:paraId="1E6DA4DE"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6F5A8F1E"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2022</w:t>
            </w:r>
          </w:p>
        </w:tc>
      </w:tr>
      <w:tr w:rsidR="00224D58" w:rsidRPr="00224D58" w14:paraId="13B9D968" w14:textId="77777777" w:rsidTr="00DE0488">
        <w:trPr>
          <w:trHeight w:val="271"/>
        </w:trPr>
        <w:tc>
          <w:tcPr>
            <w:tcW w:w="0" w:type="auto"/>
            <w:shd w:val="clear" w:color="auto" w:fill="FFFFFF"/>
            <w:hideMark/>
          </w:tcPr>
          <w:p w14:paraId="0440BDC7"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20220102</w:t>
            </w:r>
          </w:p>
        </w:tc>
        <w:tc>
          <w:tcPr>
            <w:tcW w:w="0" w:type="auto"/>
            <w:shd w:val="clear" w:color="auto" w:fill="FFFFFF"/>
            <w:hideMark/>
          </w:tcPr>
          <w:p w14:paraId="42BD4014"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02-01-2022</w:t>
            </w:r>
          </w:p>
        </w:tc>
        <w:tc>
          <w:tcPr>
            <w:tcW w:w="0" w:type="auto"/>
            <w:shd w:val="clear" w:color="auto" w:fill="FFFFFF"/>
            <w:hideMark/>
          </w:tcPr>
          <w:p w14:paraId="71501DB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2991A08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w:t>
            </w:r>
          </w:p>
        </w:tc>
        <w:tc>
          <w:tcPr>
            <w:tcW w:w="0" w:type="auto"/>
            <w:shd w:val="clear" w:color="auto" w:fill="FFFFFF"/>
            <w:hideMark/>
          </w:tcPr>
          <w:p w14:paraId="52C7E57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Sunday</w:t>
            </w:r>
          </w:p>
        </w:tc>
        <w:tc>
          <w:tcPr>
            <w:tcW w:w="0" w:type="auto"/>
            <w:shd w:val="clear" w:color="auto" w:fill="FFFFFF"/>
            <w:hideMark/>
          </w:tcPr>
          <w:p w14:paraId="59BA9CD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67207837"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January</w:t>
            </w:r>
          </w:p>
        </w:tc>
        <w:tc>
          <w:tcPr>
            <w:tcW w:w="0" w:type="auto"/>
            <w:shd w:val="clear" w:color="auto" w:fill="FFFFFF"/>
            <w:hideMark/>
          </w:tcPr>
          <w:p w14:paraId="63B0BD14"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w:t>
            </w:r>
          </w:p>
        </w:tc>
        <w:tc>
          <w:tcPr>
            <w:tcW w:w="0" w:type="auto"/>
            <w:shd w:val="clear" w:color="auto" w:fill="FFFFFF"/>
            <w:hideMark/>
          </w:tcPr>
          <w:p w14:paraId="0E52A613"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2022</w:t>
            </w:r>
          </w:p>
        </w:tc>
      </w:tr>
      <w:tr w:rsidR="00224D58" w:rsidRPr="00224D58" w14:paraId="61246A8A" w14:textId="77777777" w:rsidTr="00DE0488">
        <w:trPr>
          <w:trHeight w:val="271"/>
        </w:trPr>
        <w:tc>
          <w:tcPr>
            <w:tcW w:w="0" w:type="auto"/>
            <w:shd w:val="clear" w:color="auto" w:fill="FFFFFF"/>
            <w:hideMark/>
          </w:tcPr>
          <w:p w14:paraId="5BD62E97"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42C63F7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4A7D34D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4061AF18"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7E86F70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1ABF69B6"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3C473E5D"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1430480F"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c>
          <w:tcPr>
            <w:tcW w:w="0" w:type="auto"/>
            <w:shd w:val="clear" w:color="auto" w:fill="FFFFFF"/>
            <w:hideMark/>
          </w:tcPr>
          <w:p w14:paraId="1B492BD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w:t>
            </w:r>
          </w:p>
        </w:tc>
      </w:tr>
      <w:tr w:rsidR="00224D58" w:rsidRPr="00224D58" w14:paraId="6EC0C84E" w14:textId="77777777" w:rsidTr="00DE0488">
        <w:trPr>
          <w:trHeight w:val="271"/>
        </w:trPr>
        <w:tc>
          <w:tcPr>
            <w:tcW w:w="0" w:type="auto"/>
            <w:shd w:val="clear" w:color="auto" w:fill="FFFFFF"/>
            <w:hideMark/>
          </w:tcPr>
          <w:p w14:paraId="4D18253F"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20301231</w:t>
            </w:r>
          </w:p>
        </w:tc>
        <w:tc>
          <w:tcPr>
            <w:tcW w:w="0" w:type="auto"/>
            <w:shd w:val="clear" w:color="auto" w:fill="FFFFFF"/>
            <w:hideMark/>
          </w:tcPr>
          <w:p w14:paraId="3259B80E"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31-12-2030</w:t>
            </w:r>
          </w:p>
        </w:tc>
        <w:tc>
          <w:tcPr>
            <w:tcW w:w="0" w:type="auto"/>
            <w:shd w:val="clear" w:color="auto" w:fill="FFFFFF"/>
            <w:hideMark/>
          </w:tcPr>
          <w:p w14:paraId="36F6C694"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3</w:t>
            </w:r>
          </w:p>
        </w:tc>
        <w:tc>
          <w:tcPr>
            <w:tcW w:w="0" w:type="auto"/>
            <w:shd w:val="clear" w:color="auto" w:fill="FFFFFF"/>
            <w:hideMark/>
          </w:tcPr>
          <w:p w14:paraId="342CFF45"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31</w:t>
            </w:r>
          </w:p>
        </w:tc>
        <w:tc>
          <w:tcPr>
            <w:tcW w:w="0" w:type="auto"/>
            <w:shd w:val="clear" w:color="auto" w:fill="FFFFFF"/>
            <w:hideMark/>
          </w:tcPr>
          <w:p w14:paraId="3D49DC4C"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Tuesday</w:t>
            </w:r>
          </w:p>
        </w:tc>
        <w:tc>
          <w:tcPr>
            <w:tcW w:w="0" w:type="auto"/>
            <w:shd w:val="clear" w:color="auto" w:fill="FFFFFF"/>
            <w:hideMark/>
          </w:tcPr>
          <w:p w14:paraId="55952E78"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12</w:t>
            </w:r>
          </w:p>
        </w:tc>
        <w:tc>
          <w:tcPr>
            <w:tcW w:w="0" w:type="auto"/>
            <w:shd w:val="clear" w:color="auto" w:fill="FFFFFF"/>
            <w:hideMark/>
          </w:tcPr>
          <w:p w14:paraId="572489C9"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December</w:t>
            </w:r>
          </w:p>
        </w:tc>
        <w:tc>
          <w:tcPr>
            <w:tcW w:w="0" w:type="auto"/>
            <w:shd w:val="clear" w:color="auto" w:fill="FFFFFF"/>
            <w:hideMark/>
          </w:tcPr>
          <w:p w14:paraId="2FC6B5D8"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4</w:t>
            </w:r>
          </w:p>
        </w:tc>
        <w:tc>
          <w:tcPr>
            <w:tcW w:w="0" w:type="auto"/>
            <w:shd w:val="clear" w:color="auto" w:fill="FFFFFF"/>
            <w:hideMark/>
          </w:tcPr>
          <w:p w14:paraId="753AE06E" w14:textId="77777777" w:rsidR="00224D58" w:rsidRPr="00224D58" w:rsidRDefault="00224D58" w:rsidP="00224D58">
            <w:pPr>
              <w:spacing w:after="0" w:line="240" w:lineRule="auto"/>
              <w:rPr>
                <w:rFonts w:ascii="Segoe UI" w:eastAsia="Times New Roman" w:hAnsi="Segoe UI" w:cs="Segoe UI"/>
                <w:color w:val="161616"/>
                <w:sz w:val="18"/>
                <w:szCs w:val="18"/>
                <w:lang w:eastAsia="en-IN"/>
              </w:rPr>
            </w:pPr>
            <w:r w:rsidRPr="00224D58">
              <w:rPr>
                <w:rFonts w:ascii="Segoe UI" w:eastAsia="Times New Roman" w:hAnsi="Segoe UI" w:cs="Segoe UI"/>
                <w:color w:val="161616"/>
                <w:sz w:val="18"/>
                <w:szCs w:val="18"/>
                <w:lang w:eastAsia="en-IN"/>
              </w:rPr>
              <w:t>2030</w:t>
            </w:r>
          </w:p>
        </w:tc>
      </w:tr>
    </w:tbl>
    <w:p w14:paraId="16DE33CF" w14:textId="77777777" w:rsidR="00BF39D6" w:rsidRDefault="00BF39D6"/>
    <w:p w14:paraId="0D4DC1B3" w14:textId="59AF7FD5" w:rsidR="00DE0488" w:rsidRDefault="00DE0488">
      <w:pPr>
        <w:rPr>
          <w:rFonts w:ascii="Segoe UI" w:hAnsi="Segoe UI" w:cs="Segoe UI"/>
          <w:color w:val="161616"/>
          <w:shd w:val="clear" w:color="auto" w:fill="FFFFFF"/>
        </w:rPr>
      </w:pPr>
      <w:r>
        <w:rPr>
          <w:rFonts w:ascii="Segoe UI" w:hAnsi="Segoe UI" w:cs="Segoe UI"/>
          <w:color w:val="161616"/>
          <w:shd w:val="clear" w:color="auto" w:fill="FFFFFF"/>
        </w:rPr>
        <w:t>The timespan covered by the records in the table must include the earliest and latest points in time for any associated events recorded in a related fact table. Usually there's a record for every interval at the appropriate grain in between.</w:t>
      </w:r>
    </w:p>
    <w:p w14:paraId="698E27CD" w14:textId="27264B81" w:rsidR="002B538F" w:rsidRPr="002B538F" w:rsidRDefault="002B538F" w:rsidP="002B538F">
      <w:pPr>
        <w:pStyle w:val="Heading3"/>
        <w:shd w:val="clear" w:color="auto" w:fill="FFFFFF"/>
        <w:spacing w:before="450" w:after="270"/>
        <w:rPr>
          <w:rFonts w:ascii="Segoe UI" w:hAnsi="Segoe UI" w:cs="Segoe UI"/>
          <w:b/>
          <w:bCs/>
          <w:color w:val="161616"/>
        </w:rPr>
      </w:pPr>
      <w:r w:rsidRPr="002B538F">
        <w:rPr>
          <w:rFonts w:ascii="Segoe UI" w:hAnsi="Segoe UI" w:cs="Segoe UI"/>
          <w:b/>
          <w:bCs/>
          <w:color w:val="161616"/>
        </w:rPr>
        <w:t>Fact tables</w:t>
      </w:r>
      <w:r>
        <w:rPr>
          <w:rFonts w:ascii="Segoe UI" w:hAnsi="Segoe UI" w:cs="Segoe UI"/>
          <w:b/>
          <w:bCs/>
          <w:color w:val="161616"/>
        </w:rPr>
        <w:t xml:space="preserve"> (In</w:t>
      </w:r>
      <w:r w:rsidR="00300269">
        <w:rPr>
          <w:rFonts w:ascii="Segoe UI" w:hAnsi="Segoe UI" w:cs="Segoe UI"/>
          <w:b/>
          <w:bCs/>
          <w:color w:val="161616"/>
        </w:rPr>
        <w:t xml:space="preserve"> SAP it is </w:t>
      </w:r>
      <w:proofErr w:type="spellStart"/>
      <w:r w:rsidR="00300269">
        <w:rPr>
          <w:rFonts w:ascii="Segoe UI" w:hAnsi="Segoe UI" w:cs="Segoe UI"/>
          <w:b/>
          <w:bCs/>
          <w:color w:val="161616"/>
        </w:rPr>
        <w:t>txn</w:t>
      </w:r>
      <w:proofErr w:type="spellEnd"/>
      <w:r w:rsidR="00300269">
        <w:rPr>
          <w:rFonts w:ascii="Segoe UI" w:hAnsi="Segoe UI" w:cs="Segoe UI"/>
          <w:b/>
          <w:bCs/>
          <w:color w:val="161616"/>
        </w:rPr>
        <w:t xml:space="preserve"> tables</w:t>
      </w:r>
      <w:r>
        <w:rPr>
          <w:rFonts w:ascii="Segoe UI" w:hAnsi="Segoe UI" w:cs="Segoe UI"/>
          <w:b/>
          <w:bCs/>
          <w:color w:val="161616"/>
        </w:rPr>
        <w:t>)</w:t>
      </w:r>
    </w:p>
    <w:p w14:paraId="0D99C795" w14:textId="77777777" w:rsidR="002B538F" w:rsidRDefault="002B538F" w:rsidP="002B538F">
      <w:pPr>
        <w:pStyle w:val="NormalWeb"/>
        <w:shd w:val="clear" w:color="auto" w:fill="FFFFFF"/>
        <w:rPr>
          <w:rFonts w:ascii="Segoe UI" w:hAnsi="Segoe UI" w:cs="Segoe UI"/>
          <w:color w:val="161616"/>
        </w:rPr>
      </w:pPr>
      <w:r>
        <w:rPr>
          <w:rFonts w:ascii="Segoe UI" w:hAnsi="Segoe UI" w:cs="Segoe UI"/>
          <w:color w:val="161616"/>
        </w:rPr>
        <w:t xml:space="preserve">Fact tables store details of observations or </w:t>
      </w:r>
      <w:proofErr w:type="gramStart"/>
      <w:r>
        <w:rPr>
          <w:rFonts w:ascii="Segoe UI" w:hAnsi="Segoe UI" w:cs="Segoe UI"/>
          <w:color w:val="161616"/>
        </w:rPr>
        <w:t>events;</w:t>
      </w:r>
      <w:proofErr w:type="gramEnd"/>
      <w:r>
        <w:rPr>
          <w:rFonts w:ascii="Segoe UI" w:hAnsi="Segoe UI" w:cs="Segoe UI"/>
          <w:color w:val="161616"/>
        </w:rPr>
        <w:t xml:space="preserve"> for example, sales orders, stock balances, exchange rates, or recorded temperatures. A fact table contains columns for numeric values that can be aggregated by dimensions. In addition to the numeric columns, a fact table contains key columns that reference unique keys in related dimension tables.</w:t>
      </w:r>
    </w:p>
    <w:p w14:paraId="5F8A4604" w14:textId="77777777" w:rsidR="002B538F" w:rsidRDefault="002B538F" w:rsidP="002B538F">
      <w:pPr>
        <w:pStyle w:val="NormalWeb"/>
        <w:shd w:val="clear" w:color="auto" w:fill="FFFFFF"/>
        <w:rPr>
          <w:rFonts w:ascii="Segoe UI" w:hAnsi="Segoe UI" w:cs="Segoe UI"/>
          <w:color w:val="161616"/>
        </w:rPr>
      </w:pPr>
      <w:r>
        <w:rPr>
          <w:rFonts w:ascii="Segoe UI" w:hAnsi="Segoe UI" w:cs="Segoe UI"/>
          <w:color w:val="161616"/>
        </w:rPr>
        <w:t>For example, a fact table containing details of sales orders might contain the following data:</w:t>
      </w:r>
    </w:p>
    <w:tbl>
      <w:tblPr>
        <w:tblW w:w="8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24"/>
        <w:gridCol w:w="1153"/>
        <w:gridCol w:w="791"/>
        <w:gridCol w:w="1009"/>
        <w:gridCol w:w="770"/>
        <w:gridCol w:w="1019"/>
        <w:gridCol w:w="769"/>
        <w:gridCol w:w="807"/>
        <w:gridCol w:w="362"/>
        <w:gridCol w:w="852"/>
      </w:tblGrid>
      <w:tr w:rsidR="00BB4286" w:rsidRPr="00D53476" w14:paraId="3899B7B2" w14:textId="77777777" w:rsidTr="00BB4286">
        <w:trPr>
          <w:trHeight w:val="725"/>
          <w:tblHeader/>
        </w:trPr>
        <w:tc>
          <w:tcPr>
            <w:tcW w:w="0" w:type="auto"/>
            <w:shd w:val="clear" w:color="auto" w:fill="FFFFFF"/>
            <w:hideMark/>
          </w:tcPr>
          <w:p w14:paraId="5793F6A2"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lastRenderedPageBreak/>
              <w:t>OrderDateKey</w:t>
            </w:r>
            <w:proofErr w:type="spellEnd"/>
          </w:p>
        </w:tc>
        <w:tc>
          <w:tcPr>
            <w:tcW w:w="0" w:type="auto"/>
            <w:shd w:val="clear" w:color="auto" w:fill="FFFFFF"/>
            <w:hideMark/>
          </w:tcPr>
          <w:p w14:paraId="62698F9F"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CustomerKey</w:t>
            </w:r>
            <w:proofErr w:type="spellEnd"/>
          </w:p>
        </w:tc>
        <w:tc>
          <w:tcPr>
            <w:tcW w:w="0" w:type="auto"/>
            <w:shd w:val="clear" w:color="auto" w:fill="FFFFFF"/>
            <w:hideMark/>
          </w:tcPr>
          <w:p w14:paraId="06B7C0C0"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StoreKey</w:t>
            </w:r>
            <w:proofErr w:type="spellEnd"/>
          </w:p>
        </w:tc>
        <w:tc>
          <w:tcPr>
            <w:tcW w:w="0" w:type="auto"/>
            <w:shd w:val="clear" w:color="auto" w:fill="FFFFFF"/>
            <w:hideMark/>
          </w:tcPr>
          <w:p w14:paraId="526A2E23"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ProductKey</w:t>
            </w:r>
            <w:proofErr w:type="spellEnd"/>
          </w:p>
        </w:tc>
        <w:tc>
          <w:tcPr>
            <w:tcW w:w="0" w:type="auto"/>
            <w:shd w:val="clear" w:color="auto" w:fill="FFFFFF"/>
            <w:hideMark/>
          </w:tcPr>
          <w:p w14:paraId="4E78CAE2"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OrderNo</w:t>
            </w:r>
            <w:proofErr w:type="spellEnd"/>
          </w:p>
        </w:tc>
        <w:tc>
          <w:tcPr>
            <w:tcW w:w="0" w:type="auto"/>
            <w:shd w:val="clear" w:color="auto" w:fill="FFFFFF"/>
            <w:hideMark/>
          </w:tcPr>
          <w:p w14:paraId="0B0C1599"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LineItemNo</w:t>
            </w:r>
            <w:proofErr w:type="spellEnd"/>
          </w:p>
        </w:tc>
        <w:tc>
          <w:tcPr>
            <w:tcW w:w="0" w:type="auto"/>
            <w:shd w:val="clear" w:color="auto" w:fill="FFFFFF"/>
            <w:hideMark/>
          </w:tcPr>
          <w:p w14:paraId="69A54BB9"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r w:rsidRPr="00D53476">
              <w:rPr>
                <w:rFonts w:ascii="Segoe UI" w:eastAsia="Times New Roman" w:hAnsi="Segoe UI" w:cs="Segoe UI"/>
                <w:b/>
                <w:bCs/>
                <w:color w:val="161616"/>
                <w:sz w:val="16"/>
                <w:szCs w:val="16"/>
                <w:lang w:eastAsia="en-IN"/>
              </w:rPr>
              <w:t>Quantity</w:t>
            </w:r>
          </w:p>
        </w:tc>
        <w:tc>
          <w:tcPr>
            <w:tcW w:w="0" w:type="auto"/>
            <w:shd w:val="clear" w:color="auto" w:fill="FFFFFF"/>
            <w:hideMark/>
          </w:tcPr>
          <w:p w14:paraId="0556DA71"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UnitPrice</w:t>
            </w:r>
            <w:proofErr w:type="spellEnd"/>
          </w:p>
        </w:tc>
        <w:tc>
          <w:tcPr>
            <w:tcW w:w="0" w:type="auto"/>
            <w:shd w:val="clear" w:color="auto" w:fill="FFFFFF"/>
            <w:hideMark/>
          </w:tcPr>
          <w:p w14:paraId="7006D98B"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r w:rsidRPr="00D53476">
              <w:rPr>
                <w:rFonts w:ascii="Segoe UI" w:eastAsia="Times New Roman" w:hAnsi="Segoe UI" w:cs="Segoe UI"/>
                <w:b/>
                <w:bCs/>
                <w:color w:val="161616"/>
                <w:sz w:val="16"/>
                <w:szCs w:val="16"/>
                <w:lang w:eastAsia="en-IN"/>
              </w:rPr>
              <w:t>Tax</w:t>
            </w:r>
          </w:p>
        </w:tc>
        <w:tc>
          <w:tcPr>
            <w:tcW w:w="0" w:type="auto"/>
            <w:shd w:val="clear" w:color="auto" w:fill="FFFFFF"/>
            <w:hideMark/>
          </w:tcPr>
          <w:p w14:paraId="51D4A80D" w14:textId="77777777" w:rsidR="00BB4286" w:rsidRPr="00D53476" w:rsidRDefault="00BB4286" w:rsidP="00D53476">
            <w:pPr>
              <w:spacing w:after="0" w:line="240" w:lineRule="auto"/>
              <w:rPr>
                <w:rFonts w:ascii="Segoe UI" w:eastAsia="Times New Roman" w:hAnsi="Segoe UI" w:cs="Segoe UI"/>
                <w:b/>
                <w:bCs/>
                <w:color w:val="161616"/>
                <w:sz w:val="16"/>
                <w:szCs w:val="16"/>
                <w:lang w:eastAsia="en-IN"/>
              </w:rPr>
            </w:pPr>
            <w:proofErr w:type="spellStart"/>
            <w:r w:rsidRPr="00D53476">
              <w:rPr>
                <w:rFonts w:ascii="Segoe UI" w:eastAsia="Times New Roman" w:hAnsi="Segoe UI" w:cs="Segoe UI"/>
                <w:b/>
                <w:bCs/>
                <w:color w:val="161616"/>
                <w:sz w:val="16"/>
                <w:szCs w:val="16"/>
                <w:lang w:eastAsia="en-IN"/>
              </w:rPr>
              <w:t>ItemTotal</w:t>
            </w:r>
            <w:proofErr w:type="spellEnd"/>
          </w:p>
        </w:tc>
      </w:tr>
      <w:tr w:rsidR="00BB4286" w:rsidRPr="00D53476" w14:paraId="0BF54194" w14:textId="77777777" w:rsidTr="00BB4286">
        <w:trPr>
          <w:trHeight w:val="773"/>
        </w:trPr>
        <w:tc>
          <w:tcPr>
            <w:tcW w:w="0" w:type="auto"/>
            <w:shd w:val="clear" w:color="auto" w:fill="FFFFFF"/>
            <w:hideMark/>
          </w:tcPr>
          <w:p w14:paraId="7C28E986"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20220101</w:t>
            </w:r>
          </w:p>
        </w:tc>
        <w:tc>
          <w:tcPr>
            <w:tcW w:w="0" w:type="auto"/>
            <w:shd w:val="clear" w:color="auto" w:fill="FFFFFF"/>
            <w:hideMark/>
          </w:tcPr>
          <w:p w14:paraId="4893ACE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123</w:t>
            </w:r>
          </w:p>
        </w:tc>
        <w:tc>
          <w:tcPr>
            <w:tcW w:w="0" w:type="auto"/>
            <w:shd w:val="clear" w:color="auto" w:fill="FFFFFF"/>
            <w:hideMark/>
          </w:tcPr>
          <w:p w14:paraId="645D9B4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5</w:t>
            </w:r>
          </w:p>
        </w:tc>
        <w:tc>
          <w:tcPr>
            <w:tcW w:w="0" w:type="auto"/>
            <w:shd w:val="clear" w:color="auto" w:fill="FFFFFF"/>
            <w:hideMark/>
          </w:tcPr>
          <w:p w14:paraId="761B89F9"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701</w:t>
            </w:r>
          </w:p>
        </w:tc>
        <w:tc>
          <w:tcPr>
            <w:tcW w:w="0" w:type="auto"/>
            <w:shd w:val="clear" w:color="auto" w:fill="FFFFFF"/>
            <w:hideMark/>
          </w:tcPr>
          <w:p w14:paraId="19890DB8"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1001</w:t>
            </w:r>
          </w:p>
        </w:tc>
        <w:tc>
          <w:tcPr>
            <w:tcW w:w="0" w:type="auto"/>
            <w:shd w:val="clear" w:color="auto" w:fill="FFFFFF"/>
            <w:hideMark/>
          </w:tcPr>
          <w:p w14:paraId="39E013DA"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64665B06"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w:t>
            </w:r>
          </w:p>
        </w:tc>
        <w:tc>
          <w:tcPr>
            <w:tcW w:w="0" w:type="auto"/>
            <w:shd w:val="clear" w:color="auto" w:fill="FFFFFF"/>
            <w:hideMark/>
          </w:tcPr>
          <w:p w14:paraId="45BEE44C"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2.50</w:t>
            </w:r>
          </w:p>
        </w:tc>
        <w:tc>
          <w:tcPr>
            <w:tcW w:w="0" w:type="auto"/>
            <w:shd w:val="clear" w:color="auto" w:fill="FFFFFF"/>
            <w:hideMark/>
          </w:tcPr>
          <w:p w14:paraId="47491FC2"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0.50</w:t>
            </w:r>
          </w:p>
        </w:tc>
        <w:tc>
          <w:tcPr>
            <w:tcW w:w="0" w:type="auto"/>
            <w:shd w:val="clear" w:color="auto" w:fill="FFFFFF"/>
            <w:hideMark/>
          </w:tcPr>
          <w:p w14:paraId="5B5441BF"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5.50</w:t>
            </w:r>
          </w:p>
        </w:tc>
      </w:tr>
      <w:tr w:rsidR="00BB4286" w:rsidRPr="00D53476" w14:paraId="41CCBF7E" w14:textId="77777777" w:rsidTr="00BB4286">
        <w:trPr>
          <w:trHeight w:val="725"/>
        </w:trPr>
        <w:tc>
          <w:tcPr>
            <w:tcW w:w="0" w:type="auto"/>
            <w:shd w:val="clear" w:color="auto" w:fill="FFFFFF"/>
            <w:hideMark/>
          </w:tcPr>
          <w:p w14:paraId="5AE18210"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20220101</w:t>
            </w:r>
          </w:p>
        </w:tc>
        <w:tc>
          <w:tcPr>
            <w:tcW w:w="0" w:type="auto"/>
            <w:shd w:val="clear" w:color="auto" w:fill="FFFFFF"/>
            <w:hideMark/>
          </w:tcPr>
          <w:p w14:paraId="18477B9A"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123</w:t>
            </w:r>
          </w:p>
        </w:tc>
        <w:tc>
          <w:tcPr>
            <w:tcW w:w="0" w:type="auto"/>
            <w:shd w:val="clear" w:color="auto" w:fill="FFFFFF"/>
            <w:hideMark/>
          </w:tcPr>
          <w:p w14:paraId="095D89F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5</w:t>
            </w:r>
          </w:p>
        </w:tc>
        <w:tc>
          <w:tcPr>
            <w:tcW w:w="0" w:type="auto"/>
            <w:shd w:val="clear" w:color="auto" w:fill="FFFFFF"/>
            <w:hideMark/>
          </w:tcPr>
          <w:p w14:paraId="64831D26"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765</w:t>
            </w:r>
          </w:p>
        </w:tc>
        <w:tc>
          <w:tcPr>
            <w:tcW w:w="0" w:type="auto"/>
            <w:shd w:val="clear" w:color="auto" w:fill="FFFFFF"/>
            <w:hideMark/>
          </w:tcPr>
          <w:p w14:paraId="15023923"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1001</w:t>
            </w:r>
          </w:p>
        </w:tc>
        <w:tc>
          <w:tcPr>
            <w:tcW w:w="0" w:type="auto"/>
            <w:shd w:val="clear" w:color="auto" w:fill="FFFFFF"/>
            <w:hideMark/>
          </w:tcPr>
          <w:p w14:paraId="1156B0A2"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w:t>
            </w:r>
          </w:p>
        </w:tc>
        <w:tc>
          <w:tcPr>
            <w:tcW w:w="0" w:type="auto"/>
            <w:shd w:val="clear" w:color="auto" w:fill="FFFFFF"/>
            <w:hideMark/>
          </w:tcPr>
          <w:p w14:paraId="45C3042D"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65841D91"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2.00</w:t>
            </w:r>
          </w:p>
        </w:tc>
        <w:tc>
          <w:tcPr>
            <w:tcW w:w="0" w:type="auto"/>
            <w:shd w:val="clear" w:color="auto" w:fill="FFFFFF"/>
            <w:hideMark/>
          </w:tcPr>
          <w:p w14:paraId="186F411C"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0.20</w:t>
            </w:r>
          </w:p>
        </w:tc>
        <w:tc>
          <w:tcPr>
            <w:tcW w:w="0" w:type="auto"/>
            <w:shd w:val="clear" w:color="auto" w:fill="FFFFFF"/>
            <w:hideMark/>
          </w:tcPr>
          <w:p w14:paraId="7F218531"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2.20</w:t>
            </w:r>
          </w:p>
        </w:tc>
      </w:tr>
      <w:tr w:rsidR="00BB4286" w:rsidRPr="00D53476" w14:paraId="704D0829" w14:textId="77777777" w:rsidTr="00BB4286">
        <w:trPr>
          <w:trHeight w:val="725"/>
        </w:trPr>
        <w:tc>
          <w:tcPr>
            <w:tcW w:w="0" w:type="auto"/>
            <w:shd w:val="clear" w:color="auto" w:fill="FFFFFF"/>
            <w:hideMark/>
          </w:tcPr>
          <w:p w14:paraId="66DB1FBC"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20220102</w:t>
            </w:r>
          </w:p>
        </w:tc>
        <w:tc>
          <w:tcPr>
            <w:tcW w:w="0" w:type="auto"/>
            <w:shd w:val="clear" w:color="auto" w:fill="FFFFFF"/>
            <w:hideMark/>
          </w:tcPr>
          <w:p w14:paraId="7F5D5CC3"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125</w:t>
            </w:r>
          </w:p>
        </w:tc>
        <w:tc>
          <w:tcPr>
            <w:tcW w:w="0" w:type="auto"/>
            <w:shd w:val="clear" w:color="auto" w:fill="FFFFFF"/>
            <w:hideMark/>
          </w:tcPr>
          <w:p w14:paraId="3BBCB381"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w:t>
            </w:r>
          </w:p>
        </w:tc>
        <w:tc>
          <w:tcPr>
            <w:tcW w:w="0" w:type="auto"/>
            <w:shd w:val="clear" w:color="auto" w:fill="FFFFFF"/>
            <w:hideMark/>
          </w:tcPr>
          <w:p w14:paraId="513F2FB5"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723</w:t>
            </w:r>
          </w:p>
        </w:tc>
        <w:tc>
          <w:tcPr>
            <w:tcW w:w="0" w:type="auto"/>
            <w:shd w:val="clear" w:color="auto" w:fill="FFFFFF"/>
            <w:hideMark/>
          </w:tcPr>
          <w:p w14:paraId="0016166A"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1002</w:t>
            </w:r>
          </w:p>
        </w:tc>
        <w:tc>
          <w:tcPr>
            <w:tcW w:w="0" w:type="auto"/>
            <w:shd w:val="clear" w:color="auto" w:fill="FFFFFF"/>
            <w:hideMark/>
          </w:tcPr>
          <w:p w14:paraId="6A6683F2"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79E0D7E5"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41C752C5"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4.99</w:t>
            </w:r>
          </w:p>
        </w:tc>
        <w:tc>
          <w:tcPr>
            <w:tcW w:w="0" w:type="auto"/>
            <w:shd w:val="clear" w:color="auto" w:fill="FFFFFF"/>
            <w:hideMark/>
          </w:tcPr>
          <w:p w14:paraId="16BF1CAC"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0.49</w:t>
            </w:r>
          </w:p>
        </w:tc>
        <w:tc>
          <w:tcPr>
            <w:tcW w:w="0" w:type="auto"/>
            <w:shd w:val="clear" w:color="auto" w:fill="FFFFFF"/>
            <w:hideMark/>
          </w:tcPr>
          <w:p w14:paraId="3CBBA270"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5.48</w:t>
            </w:r>
          </w:p>
        </w:tc>
      </w:tr>
      <w:tr w:rsidR="00BB4286" w:rsidRPr="00D53476" w14:paraId="72C8FA3C" w14:textId="77777777" w:rsidTr="00BB4286">
        <w:trPr>
          <w:trHeight w:val="773"/>
        </w:trPr>
        <w:tc>
          <w:tcPr>
            <w:tcW w:w="0" w:type="auto"/>
            <w:shd w:val="clear" w:color="auto" w:fill="FFFFFF"/>
            <w:hideMark/>
          </w:tcPr>
          <w:p w14:paraId="563EEFE0"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20220103</w:t>
            </w:r>
          </w:p>
        </w:tc>
        <w:tc>
          <w:tcPr>
            <w:tcW w:w="0" w:type="auto"/>
            <w:shd w:val="clear" w:color="auto" w:fill="FFFFFF"/>
            <w:hideMark/>
          </w:tcPr>
          <w:p w14:paraId="47853C44"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126</w:t>
            </w:r>
          </w:p>
        </w:tc>
        <w:tc>
          <w:tcPr>
            <w:tcW w:w="0" w:type="auto"/>
            <w:shd w:val="clear" w:color="auto" w:fill="FFFFFF"/>
            <w:hideMark/>
          </w:tcPr>
          <w:p w14:paraId="5D65D903"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27433FE7"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823</w:t>
            </w:r>
          </w:p>
        </w:tc>
        <w:tc>
          <w:tcPr>
            <w:tcW w:w="0" w:type="auto"/>
            <w:shd w:val="clear" w:color="auto" w:fill="FFFFFF"/>
            <w:hideMark/>
          </w:tcPr>
          <w:p w14:paraId="59F74567"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1003</w:t>
            </w:r>
          </w:p>
        </w:tc>
        <w:tc>
          <w:tcPr>
            <w:tcW w:w="0" w:type="auto"/>
            <w:shd w:val="clear" w:color="auto" w:fill="FFFFFF"/>
            <w:hideMark/>
          </w:tcPr>
          <w:p w14:paraId="7E2E5B01"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5366265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1</w:t>
            </w:r>
          </w:p>
        </w:tc>
        <w:tc>
          <w:tcPr>
            <w:tcW w:w="0" w:type="auto"/>
            <w:shd w:val="clear" w:color="auto" w:fill="FFFFFF"/>
            <w:hideMark/>
          </w:tcPr>
          <w:p w14:paraId="10DA479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7.99</w:t>
            </w:r>
          </w:p>
        </w:tc>
        <w:tc>
          <w:tcPr>
            <w:tcW w:w="0" w:type="auto"/>
            <w:shd w:val="clear" w:color="auto" w:fill="FFFFFF"/>
            <w:hideMark/>
          </w:tcPr>
          <w:p w14:paraId="20F9B0EB"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0.80</w:t>
            </w:r>
          </w:p>
        </w:tc>
        <w:tc>
          <w:tcPr>
            <w:tcW w:w="0" w:type="auto"/>
            <w:shd w:val="clear" w:color="auto" w:fill="FFFFFF"/>
            <w:hideMark/>
          </w:tcPr>
          <w:p w14:paraId="2604F646"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8.79</w:t>
            </w:r>
          </w:p>
        </w:tc>
      </w:tr>
      <w:tr w:rsidR="00BB4286" w:rsidRPr="00D53476" w14:paraId="1F2E86F3" w14:textId="77777777" w:rsidTr="00BB4286">
        <w:trPr>
          <w:trHeight w:val="725"/>
        </w:trPr>
        <w:tc>
          <w:tcPr>
            <w:tcW w:w="0" w:type="auto"/>
            <w:shd w:val="clear" w:color="auto" w:fill="FFFFFF"/>
            <w:hideMark/>
          </w:tcPr>
          <w:p w14:paraId="2334B40E"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37EC3210"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7B495365"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471143C0"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7C60F28A"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2E459783"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3ED24E56"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2514199A"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c>
          <w:tcPr>
            <w:tcW w:w="0" w:type="auto"/>
            <w:shd w:val="clear" w:color="auto" w:fill="FFFFFF"/>
            <w:hideMark/>
          </w:tcPr>
          <w:p w14:paraId="0F26F30D"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p>
        </w:tc>
        <w:tc>
          <w:tcPr>
            <w:tcW w:w="0" w:type="auto"/>
            <w:shd w:val="clear" w:color="auto" w:fill="FFFFFF"/>
            <w:hideMark/>
          </w:tcPr>
          <w:p w14:paraId="644705D9" w14:textId="77777777" w:rsidR="00BB4286" w:rsidRPr="00D53476" w:rsidRDefault="00BB4286" w:rsidP="00D53476">
            <w:pPr>
              <w:spacing w:after="0" w:line="240" w:lineRule="auto"/>
              <w:rPr>
                <w:rFonts w:ascii="Segoe UI" w:eastAsia="Times New Roman" w:hAnsi="Segoe UI" w:cs="Segoe UI"/>
                <w:color w:val="161616"/>
                <w:sz w:val="16"/>
                <w:szCs w:val="16"/>
                <w:lang w:eastAsia="en-IN"/>
              </w:rPr>
            </w:pPr>
            <w:r w:rsidRPr="00D53476">
              <w:rPr>
                <w:rFonts w:ascii="Segoe UI" w:eastAsia="Times New Roman" w:hAnsi="Segoe UI" w:cs="Segoe UI"/>
                <w:color w:val="161616"/>
                <w:sz w:val="16"/>
                <w:szCs w:val="16"/>
                <w:lang w:eastAsia="en-IN"/>
              </w:rPr>
              <w:t>...</w:t>
            </w:r>
          </w:p>
        </w:tc>
      </w:tr>
    </w:tbl>
    <w:p w14:paraId="6668FA37" w14:textId="77777777" w:rsidR="00DE0488" w:rsidRDefault="00DE0488">
      <w:pPr>
        <w:rPr>
          <w:rFonts w:ascii="Segoe UI" w:hAnsi="Segoe UI" w:cs="Segoe UI"/>
          <w:color w:val="161616"/>
          <w:shd w:val="clear" w:color="auto" w:fill="FFFFFF"/>
        </w:rPr>
      </w:pPr>
    </w:p>
    <w:p w14:paraId="6F1F9CB8" w14:textId="4B419DE7" w:rsidR="00DE0488" w:rsidRDefault="00E2189A">
      <w:pPr>
        <w:rPr>
          <w:rFonts w:ascii="Segoe UI" w:hAnsi="Segoe UI" w:cs="Segoe UI"/>
          <w:color w:val="161616"/>
          <w:shd w:val="clear" w:color="auto" w:fill="FFFFFF"/>
        </w:rPr>
      </w:pPr>
      <w:r>
        <w:rPr>
          <w:rFonts w:ascii="Segoe UI" w:hAnsi="Segoe UI" w:cs="Segoe UI"/>
          <w:color w:val="161616"/>
          <w:shd w:val="clear" w:color="auto" w:fill="FFFFFF"/>
        </w:rPr>
        <w:t>A fact table's dimension key columns determine its grain. For example, the sales orders fact table includes keys for dates, customers, stores, and products. An order might include multiple products, so the grain represents line items for individual products sold in stores to customers on specific days</w:t>
      </w:r>
      <w:r>
        <w:rPr>
          <w:rFonts w:ascii="Segoe UI" w:hAnsi="Segoe UI" w:cs="Segoe UI"/>
          <w:color w:val="161616"/>
          <w:shd w:val="clear" w:color="auto" w:fill="FFFFFF"/>
        </w:rPr>
        <w:t>.</w:t>
      </w:r>
    </w:p>
    <w:p w14:paraId="2FA7F95C" w14:textId="77777777" w:rsidR="00E2189A" w:rsidRDefault="00E2189A">
      <w:pPr>
        <w:rPr>
          <w:rFonts w:ascii="Segoe UI" w:hAnsi="Segoe UI" w:cs="Segoe UI"/>
          <w:color w:val="161616"/>
          <w:shd w:val="clear" w:color="auto" w:fill="FFFFFF"/>
        </w:rPr>
      </w:pPr>
    </w:p>
    <w:p w14:paraId="79F951AD" w14:textId="77777777" w:rsidR="006B61DF" w:rsidRDefault="006B61DF" w:rsidP="006B61DF">
      <w:pPr>
        <w:pStyle w:val="Heading2"/>
        <w:shd w:val="clear" w:color="auto" w:fill="FFFFFF"/>
        <w:spacing w:before="480" w:after="180"/>
        <w:rPr>
          <w:rFonts w:ascii="Segoe UI" w:hAnsi="Segoe UI" w:cs="Segoe UI"/>
          <w:color w:val="161616"/>
        </w:rPr>
      </w:pPr>
      <w:r>
        <w:rPr>
          <w:rFonts w:ascii="Segoe UI" w:hAnsi="Segoe UI" w:cs="Segoe UI"/>
          <w:color w:val="161616"/>
        </w:rPr>
        <w:t>Data warehouse schema designs</w:t>
      </w:r>
    </w:p>
    <w:p w14:paraId="6CBF4A63" w14:textId="77777777" w:rsidR="006B61DF" w:rsidRDefault="006B61DF" w:rsidP="006B61DF">
      <w:pPr>
        <w:pStyle w:val="NormalWeb"/>
        <w:shd w:val="clear" w:color="auto" w:fill="FFFFFF"/>
        <w:rPr>
          <w:rFonts w:ascii="Segoe UI" w:hAnsi="Segoe UI" w:cs="Segoe UI"/>
          <w:color w:val="161616"/>
        </w:rPr>
      </w:pPr>
      <w:r>
        <w:rPr>
          <w:rFonts w:ascii="Segoe UI" w:hAnsi="Segoe UI" w:cs="Segoe UI"/>
          <w:color w:val="161616"/>
        </w:rPr>
        <w:t>In most transactional databases that are used in business applications, the data is </w:t>
      </w:r>
      <w:r>
        <w:rPr>
          <w:rStyle w:val="Emphasis"/>
          <w:rFonts w:ascii="Segoe UI" w:eastAsiaTheme="majorEastAsia" w:hAnsi="Segoe UI" w:cs="Segoe UI"/>
          <w:color w:val="161616"/>
        </w:rPr>
        <w:t>normalized</w:t>
      </w:r>
      <w:r>
        <w:rPr>
          <w:rFonts w:ascii="Segoe UI" w:hAnsi="Segoe UI" w:cs="Segoe UI"/>
          <w:color w:val="161616"/>
        </w:rPr>
        <w:t> to reduce duplication. In a data warehouse however, the dimension data is generally </w:t>
      </w:r>
      <w:r>
        <w:rPr>
          <w:rStyle w:val="Emphasis"/>
          <w:rFonts w:ascii="Segoe UI" w:eastAsiaTheme="majorEastAsia" w:hAnsi="Segoe UI" w:cs="Segoe UI"/>
          <w:color w:val="161616"/>
        </w:rPr>
        <w:t>de-normalized</w:t>
      </w:r>
      <w:r>
        <w:rPr>
          <w:rFonts w:ascii="Segoe UI" w:hAnsi="Segoe UI" w:cs="Segoe UI"/>
          <w:color w:val="161616"/>
        </w:rPr>
        <w:t> to reduce the number of joins required to query the data.</w:t>
      </w:r>
    </w:p>
    <w:p w14:paraId="0195B194" w14:textId="77777777" w:rsidR="006B61DF" w:rsidRDefault="006B61DF" w:rsidP="006B61DF">
      <w:pPr>
        <w:pStyle w:val="NormalWeb"/>
        <w:shd w:val="clear" w:color="auto" w:fill="FFFFFF"/>
        <w:rPr>
          <w:rFonts w:ascii="Segoe UI" w:hAnsi="Segoe UI" w:cs="Segoe UI"/>
          <w:color w:val="161616"/>
        </w:rPr>
      </w:pPr>
      <w:r>
        <w:rPr>
          <w:rFonts w:ascii="Segoe UI" w:hAnsi="Segoe UI" w:cs="Segoe UI"/>
          <w:color w:val="161616"/>
        </w:rPr>
        <w:t>Often, a data warehouse is organized as a </w:t>
      </w:r>
      <w:r>
        <w:rPr>
          <w:rStyle w:val="Emphasis"/>
          <w:rFonts w:ascii="Segoe UI" w:eastAsiaTheme="majorEastAsia" w:hAnsi="Segoe UI" w:cs="Segoe UI"/>
          <w:color w:val="161616"/>
        </w:rPr>
        <w:t>star</w:t>
      </w:r>
      <w:r>
        <w:rPr>
          <w:rFonts w:ascii="Segoe UI" w:hAnsi="Segoe UI" w:cs="Segoe UI"/>
          <w:color w:val="161616"/>
        </w:rPr>
        <w:t> schema, in which a fact table is directly related to the dimension tables, as shown in this example:</w:t>
      </w:r>
    </w:p>
    <w:p w14:paraId="66CA26BF" w14:textId="3746009E" w:rsidR="006B61DF" w:rsidRDefault="006B61DF" w:rsidP="006B61DF">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74BB166C" wp14:editId="01FF9874">
            <wp:extent cx="2982351" cy="2255356"/>
            <wp:effectExtent l="0" t="0" r="8890" b="0"/>
            <wp:docPr id="2" name="Picture 2" descr="A diagram showing a sta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ing a star sche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8735" cy="2260184"/>
                    </a:xfrm>
                    <a:prstGeom prst="rect">
                      <a:avLst/>
                    </a:prstGeom>
                    <a:noFill/>
                    <a:ln>
                      <a:noFill/>
                    </a:ln>
                  </pic:spPr>
                </pic:pic>
              </a:graphicData>
            </a:graphic>
          </wp:inline>
        </w:drawing>
      </w:r>
      <w:r>
        <w:rPr>
          <w:rFonts w:ascii="Segoe UI" w:hAnsi="Segoe UI" w:cs="Segoe UI"/>
          <w:color w:val="161616"/>
        </w:rPr>
        <w:t>]</w:t>
      </w:r>
    </w:p>
    <w:p w14:paraId="743D5F20" w14:textId="77777777" w:rsidR="006B61DF" w:rsidRDefault="006B61DF" w:rsidP="006B61DF">
      <w:pPr>
        <w:pStyle w:val="NormalWeb"/>
        <w:shd w:val="clear" w:color="auto" w:fill="FFFFFF"/>
        <w:rPr>
          <w:rFonts w:ascii="Segoe UI" w:hAnsi="Segoe UI" w:cs="Segoe UI"/>
          <w:color w:val="161616"/>
        </w:rPr>
      </w:pPr>
      <w:r>
        <w:rPr>
          <w:rFonts w:ascii="Segoe UI" w:hAnsi="Segoe UI" w:cs="Segoe UI"/>
          <w:color w:val="161616"/>
        </w:rPr>
        <w:t xml:space="preserve">The attributes of an entity can be used to aggregate measures in fact tables over multiple hierarchical levels - for example, to find total sales revenue by country or region, city, postal code, or individual customer. The attributes for each level can be stored in the same dimension table. However, when an entity has </w:t>
      </w:r>
      <w:proofErr w:type="gramStart"/>
      <w:r>
        <w:rPr>
          <w:rFonts w:ascii="Segoe UI" w:hAnsi="Segoe UI" w:cs="Segoe UI"/>
          <w:color w:val="161616"/>
        </w:rPr>
        <w:t>a large number of</w:t>
      </w:r>
      <w:proofErr w:type="gramEnd"/>
      <w:r>
        <w:rPr>
          <w:rFonts w:ascii="Segoe UI" w:hAnsi="Segoe UI" w:cs="Segoe UI"/>
          <w:color w:val="161616"/>
        </w:rPr>
        <w:t xml:space="preserve"> hierarchical attribute levels, or when some attributes can be shared by multiple dimensions (for example, both customers and stores have a geographical address), it can make sense to apply some normalization to the dimension tables and create a </w:t>
      </w:r>
      <w:r>
        <w:rPr>
          <w:rStyle w:val="Emphasis"/>
          <w:rFonts w:ascii="Segoe UI" w:eastAsiaTheme="majorEastAsia" w:hAnsi="Segoe UI" w:cs="Segoe UI"/>
          <w:color w:val="161616"/>
        </w:rPr>
        <w:t>snowflake</w:t>
      </w:r>
      <w:r>
        <w:rPr>
          <w:rFonts w:ascii="Segoe UI" w:hAnsi="Segoe UI" w:cs="Segoe UI"/>
          <w:color w:val="161616"/>
        </w:rPr>
        <w:t> schema, as shown in the following example:</w:t>
      </w:r>
    </w:p>
    <w:p w14:paraId="71774FF3" w14:textId="2BEB2D03" w:rsidR="006B61DF" w:rsidRDefault="006B61DF" w:rsidP="006B61DF">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8582E69" wp14:editId="1CCE8B28">
            <wp:extent cx="2567354" cy="2093259"/>
            <wp:effectExtent l="0" t="0" r="4445" b="2540"/>
            <wp:docPr id="1" name="Picture 1" descr="A diagram showing a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showing a snowflake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870" cy="2099387"/>
                    </a:xfrm>
                    <a:prstGeom prst="rect">
                      <a:avLst/>
                    </a:prstGeom>
                    <a:noFill/>
                    <a:ln>
                      <a:noFill/>
                    </a:ln>
                  </pic:spPr>
                </pic:pic>
              </a:graphicData>
            </a:graphic>
          </wp:inline>
        </w:drawing>
      </w:r>
    </w:p>
    <w:p w14:paraId="09430AE7" w14:textId="77777777" w:rsidR="006B61DF" w:rsidRDefault="006B61DF" w:rsidP="006B61DF">
      <w:pPr>
        <w:pStyle w:val="NormalWeb"/>
        <w:shd w:val="clear" w:color="auto" w:fill="FFFFFF"/>
        <w:rPr>
          <w:rFonts w:ascii="Segoe UI" w:hAnsi="Segoe UI" w:cs="Segoe UI"/>
          <w:color w:val="161616"/>
        </w:rPr>
      </w:pPr>
      <w:r>
        <w:rPr>
          <w:rFonts w:ascii="Segoe UI" w:hAnsi="Segoe UI" w:cs="Segoe UI"/>
          <w:color w:val="161616"/>
        </w:rPr>
        <w:t>In this case, the </w:t>
      </w:r>
      <w:proofErr w:type="spellStart"/>
      <w:r>
        <w:rPr>
          <w:rStyle w:val="Strong"/>
          <w:rFonts w:ascii="Segoe UI" w:hAnsi="Segoe UI" w:cs="Segoe UI"/>
          <w:color w:val="161616"/>
        </w:rPr>
        <w:t>DimProduct</w:t>
      </w:r>
      <w:proofErr w:type="spellEnd"/>
      <w:r>
        <w:rPr>
          <w:rFonts w:ascii="Segoe UI" w:hAnsi="Segoe UI" w:cs="Segoe UI"/>
          <w:color w:val="161616"/>
        </w:rPr>
        <w:t> table has been normalized to create separate dimension tables for product categories and suppliers, and a </w:t>
      </w:r>
      <w:proofErr w:type="spellStart"/>
      <w:r>
        <w:rPr>
          <w:rStyle w:val="Strong"/>
          <w:rFonts w:ascii="Segoe UI" w:hAnsi="Segoe UI" w:cs="Segoe UI"/>
          <w:color w:val="161616"/>
        </w:rPr>
        <w:t>DimGeography</w:t>
      </w:r>
      <w:proofErr w:type="spellEnd"/>
      <w:r>
        <w:rPr>
          <w:rFonts w:ascii="Segoe UI" w:hAnsi="Segoe UI" w:cs="Segoe UI"/>
          <w:color w:val="161616"/>
        </w:rPr>
        <w:t> table has been added to represent geographical attributes for both customers and stores. Each row in the </w:t>
      </w:r>
      <w:proofErr w:type="spellStart"/>
      <w:r>
        <w:rPr>
          <w:rStyle w:val="Strong"/>
          <w:rFonts w:ascii="Segoe UI" w:hAnsi="Segoe UI" w:cs="Segoe UI"/>
          <w:color w:val="161616"/>
        </w:rPr>
        <w:t>DimProduct</w:t>
      </w:r>
      <w:proofErr w:type="spellEnd"/>
      <w:r>
        <w:rPr>
          <w:rFonts w:ascii="Segoe UI" w:hAnsi="Segoe UI" w:cs="Segoe UI"/>
          <w:color w:val="161616"/>
        </w:rPr>
        <w:t> table contains key values for the corresponding rows in the </w:t>
      </w:r>
      <w:proofErr w:type="spellStart"/>
      <w:r>
        <w:rPr>
          <w:rStyle w:val="Strong"/>
          <w:rFonts w:ascii="Segoe UI" w:hAnsi="Segoe UI" w:cs="Segoe UI"/>
          <w:color w:val="161616"/>
        </w:rPr>
        <w:t>DimCategory</w:t>
      </w:r>
      <w:proofErr w:type="spellEnd"/>
      <w:r>
        <w:rPr>
          <w:rFonts w:ascii="Segoe UI" w:hAnsi="Segoe UI" w:cs="Segoe UI"/>
          <w:color w:val="161616"/>
        </w:rPr>
        <w:t> and </w:t>
      </w:r>
      <w:proofErr w:type="spellStart"/>
      <w:r>
        <w:rPr>
          <w:rStyle w:val="Strong"/>
          <w:rFonts w:ascii="Segoe UI" w:hAnsi="Segoe UI" w:cs="Segoe UI"/>
          <w:color w:val="161616"/>
        </w:rPr>
        <w:t>DimSupplier</w:t>
      </w:r>
      <w:proofErr w:type="spellEnd"/>
      <w:r>
        <w:rPr>
          <w:rFonts w:ascii="Segoe UI" w:hAnsi="Segoe UI" w:cs="Segoe UI"/>
          <w:color w:val="161616"/>
        </w:rPr>
        <w:t> tables; and each row in the </w:t>
      </w:r>
      <w:proofErr w:type="spellStart"/>
      <w:r>
        <w:rPr>
          <w:rStyle w:val="Strong"/>
          <w:rFonts w:ascii="Segoe UI" w:hAnsi="Segoe UI" w:cs="Segoe UI"/>
          <w:color w:val="161616"/>
        </w:rPr>
        <w:t>DimCustomer</w:t>
      </w:r>
      <w:proofErr w:type="spellEnd"/>
      <w:r>
        <w:rPr>
          <w:rFonts w:ascii="Segoe UI" w:hAnsi="Segoe UI" w:cs="Segoe UI"/>
          <w:color w:val="161616"/>
        </w:rPr>
        <w:t> and </w:t>
      </w:r>
      <w:proofErr w:type="spellStart"/>
      <w:r>
        <w:rPr>
          <w:rStyle w:val="Strong"/>
          <w:rFonts w:ascii="Segoe UI" w:hAnsi="Segoe UI" w:cs="Segoe UI"/>
          <w:color w:val="161616"/>
        </w:rPr>
        <w:t>DimStore</w:t>
      </w:r>
      <w:proofErr w:type="spellEnd"/>
      <w:r>
        <w:rPr>
          <w:rFonts w:ascii="Segoe UI" w:hAnsi="Segoe UI" w:cs="Segoe UI"/>
          <w:color w:val="161616"/>
        </w:rPr>
        <w:t> tables contains a key value for the corresponding row in the </w:t>
      </w:r>
      <w:proofErr w:type="spellStart"/>
      <w:r>
        <w:rPr>
          <w:rStyle w:val="Strong"/>
          <w:rFonts w:ascii="Segoe UI" w:hAnsi="Segoe UI" w:cs="Segoe UI"/>
          <w:color w:val="161616"/>
        </w:rPr>
        <w:t>DimGeography</w:t>
      </w:r>
      <w:proofErr w:type="spellEnd"/>
      <w:r>
        <w:rPr>
          <w:rFonts w:ascii="Segoe UI" w:hAnsi="Segoe UI" w:cs="Segoe UI"/>
          <w:color w:val="161616"/>
        </w:rPr>
        <w:t> table.</w:t>
      </w:r>
    </w:p>
    <w:p w14:paraId="1A68EE23" w14:textId="6D5695CF" w:rsidR="00E2189A" w:rsidRDefault="00466AA1">
      <w:hyperlink r:id="rId9" w:history="1">
        <w:r w:rsidRPr="00733773">
          <w:rPr>
            <w:rStyle w:val="Hyperlink"/>
          </w:rPr>
          <w:t>https://learn.microsoft.com/en-us/training/modules/design-multidimensional-schema-to-optimize-analytical-workloads/3-create-tables</w:t>
        </w:r>
      </w:hyperlink>
    </w:p>
    <w:p w14:paraId="54398C2F" w14:textId="0D9ABE36" w:rsidR="00C030F4" w:rsidRDefault="00C030F4">
      <w:pPr>
        <w:rPr>
          <w:rFonts w:ascii="Segoe UI" w:hAnsi="Segoe UI" w:cs="Segoe UI"/>
          <w:color w:val="161616"/>
          <w:shd w:val="clear" w:color="auto" w:fill="FFFFFF"/>
        </w:rPr>
      </w:pPr>
      <w:r>
        <w:rPr>
          <w:rFonts w:ascii="Segoe UI" w:hAnsi="Segoe UI" w:cs="Segoe UI"/>
          <w:color w:val="161616"/>
          <w:shd w:val="clear" w:color="auto" w:fill="FFFFFF"/>
        </w:rPr>
        <w:lastRenderedPageBreak/>
        <w:t>Now that you understand the basic architectural principles for a relational data warehouse schema, let's explore how to create a data warehouse.</w:t>
      </w:r>
    </w:p>
    <w:p w14:paraId="6A44D81A" w14:textId="77777777" w:rsidR="006B4515" w:rsidRPr="00466AA1" w:rsidRDefault="006B4515" w:rsidP="006B4515">
      <w:pPr>
        <w:pStyle w:val="Heading2"/>
        <w:shd w:val="clear" w:color="auto" w:fill="FFFFFF"/>
        <w:spacing w:before="480" w:after="180"/>
        <w:rPr>
          <w:rFonts w:ascii="Segoe UI" w:hAnsi="Segoe UI" w:cs="Segoe UI"/>
          <w:b/>
          <w:bCs/>
          <w:color w:val="161616"/>
        </w:rPr>
      </w:pPr>
      <w:r w:rsidRPr="00466AA1">
        <w:rPr>
          <w:rFonts w:ascii="Segoe UI" w:hAnsi="Segoe UI" w:cs="Segoe UI"/>
          <w:b/>
          <w:bCs/>
          <w:color w:val="161616"/>
        </w:rPr>
        <w:t>Creating a dedicated SQL pool</w:t>
      </w:r>
    </w:p>
    <w:p w14:paraId="6E233DCD" w14:textId="77777777" w:rsidR="006B4515" w:rsidRDefault="006B4515" w:rsidP="006B4515">
      <w:pPr>
        <w:pStyle w:val="NormalWeb"/>
        <w:shd w:val="clear" w:color="auto" w:fill="FFFFFF"/>
        <w:rPr>
          <w:rFonts w:ascii="Segoe UI" w:hAnsi="Segoe UI" w:cs="Segoe UI"/>
          <w:color w:val="161616"/>
        </w:rPr>
      </w:pPr>
      <w:r>
        <w:rPr>
          <w:rFonts w:ascii="Segoe UI" w:hAnsi="Segoe UI" w:cs="Segoe UI"/>
          <w:color w:val="161616"/>
        </w:rPr>
        <w:t>To create a relational data warehouse in Azure Synapse Analytics, you must create a dedicated SQL Pool. The simplest way to do this in an existing Azure Synapse Analytics workspace is to use the </w:t>
      </w:r>
      <w:r>
        <w:rPr>
          <w:rStyle w:val="Strong"/>
          <w:rFonts w:ascii="Segoe UI" w:eastAsiaTheme="majorEastAsia" w:hAnsi="Segoe UI" w:cs="Segoe UI"/>
          <w:color w:val="161616"/>
        </w:rPr>
        <w:t>Manage</w:t>
      </w:r>
      <w:r>
        <w:rPr>
          <w:rFonts w:ascii="Segoe UI" w:hAnsi="Segoe UI" w:cs="Segoe UI"/>
          <w:color w:val="161616"/>
        </w:rPr>
        <w:t> page in Azure Synapse Studio, as shown here:</w:t>
      </w:r>
    </w:p>
    <w:p w14:paraId="7053895F" w14:textId="5B1E61D6" w:rsidR="00C030F4" w:rsidRDefault="00B367EE">
      <w:r w:rsidRPr="00B367EE">
        <w:drawing>
          <wp:inline distT="0" distB="0" distL="0" distR="0" wp14:anchorId="379C25BC" wp14:editId="34684B31">
            <wp:extent cx="5731510" cy="2894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4330"/>
                    </a:xfrm>
                    <a:prstGeom prst="rect">
                      <a:avLst/>
                    </a:prstGeom>
                  </pic:spPr>
                </pic:pic>
              </a:graphicData>
            </a:graphic>
          </wp:inline>
        </w:drawing>
      </w:r>
    </w:p>
    <w:p w14:paraId="64AA3159" w14:textId="77777777" w:rsidR="00466AA1" w:rsidRPr="00466AA1" w:rsidRDefault="00466AA1" w:rsidP="00466AA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When provisioning a dedicated SQL pool, you can specify the following configuration settings:</w:t>
      </w:r>
    </w:p>
    <w:p w14:paraId="7034160B" w14:textId="77777777" w:rsidR="00466AA1" w:rsidRPr="00466AA1" w:rsidRDefault="00466AA1" w:rsidP="00466AA1">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A unique name for the dedicated SQL pool.</w:t>
      </w:r>
    </w:p>
    <w:p w14:paraId="193EA7B9" w14:textId="77777777" w:rsidR="00466AA1" w:rsidRPr="00466AA1" w:rsidRDefault="00466AA1" w:rsidP="00466AA1">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A performance level for the SQL pool, which can range from </w:t>
      </w:r>
      <w:r w:rsidRPr="00466AA1">
        <w:rPr>
          <w:rFonts w:ascii="Segoe UI" w:eastAsia="Times New Roman" w:hAnsi="Segoe UI" w:cs="Segoe UI"/>
          <w:i/>
          <w:iCs/>
          <w:color w:val="161616"/>
          <w:sz w:val="24"/>
          <w:szCs w:val="24"/>
          <w:lang w:eastAsia="en-IN"/>
        </w:rPr>
        <w:t>DW100c</w:t>
      </w:r>
      <w:r w:rsidRPr="00466AA1">
        <w:rPr>
          <w:rFonts w:ascii="Segoe UI" w:eastAsia="Times New Roman" w:hAnsi="Segoe UI" w:cs="Segoe UI"/>
          <w:color w:val="161616"/>
          <w:sz w:val="24"/>
          <w:szCs w:val="24"/>
          <w:lang w:eastAsia="en-IN"/>
        </w:rPr>
        <w:t> to </w:t>
      </w:r>
      <w:proofErr w:type="gramStart"/>
      <w:r w:rsidRPr="00466AA1">
        <w:rPr>
          <w:rFonts w:ascii="Segoe UI" w:eastAsia="Times New Roman" w:hAnsi="Segoe UI" w:cs="Segoe UI"/>
          <w:i/>
          <w:iCs/>
          <w:color w:val="161616"/>
          <w:sz w:val="24"/>
          <w:szCs w:val="24"/>
          <w:lang w:eastAsia="en-IN"/>
        </w:rPr>
        <w:t>DW30000c</w:t>
      </w:r>
      <w:proofErr w:type="gramEnd"/>
      <w:r w:rsidRPr="00466AA1">
        <w:rPr>
          <w:rFonts w:ascii="Segoe UI" w:eastAsia="Times New Roman" w:hAnsi="Segoe UI" w:cs="Segoe UI"/>
          <w:color w:val="161616"/>
          <w:sz w:val="24"/>
          <w:szCs w:val="24"/>
          <w:lang w:eastAsia="en-IN"/>
        </w:rPr>
        <w:t> and which determines the cost per hour for the pool when it's running.</w:t>
      </w:r>
    </w:p>
    <w:p w14:paraId="13B52446" w14:textId="77777777" w:rsidR="00466AA1" w:rsidRPr="00466AA1" w:rsidRDefault="00466AA1" w:rsidP="00466AA1">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Whether to start with an empty pool or restore an existing database from a backup.</w:t>
      </w:r>
    </w:p>
    <w:p w14:paraId="273D5085" w14:textId="77777777" w:rsidR="00466AA1" w:rsidRPr="00466AA1" w:rsidRDefault="00466AA1" w:rsidP="00466AA1">
      <w:pPr>
        <w:numPr>
          <w:ilvl w:val="0"/>
          <w:numId w:val="4"/>
        </w:numPr>
        <w:shd w:val="clear" w:color="auto" w:fill="FFFFFF"/>
        <w:spacing w:after="0" w:line="240" w:lineRule="auto"/>
        <w:ind w:left="1290"/>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The </w:t>
      </w:r>
      <w:r w:rsidRPr="00466AA1">
        <w:rPr>
          <w:rFonts w:ascii="Segoe UI" w:eastAsia="Times New Roman" w:hAnsi="Segoe UI" w:cs="Segoe UI"/>
          <w:i/>
          <w:iCs/>
          <w:color w:val="161616"/>
          <w:sz w:val="24"/>
          <w:szCs w:val="24"/>
          <w:lang w:eastAsia="en-IN"/>
        </w:rPr>
        <w:t>collation</w:t>
      </w:r>
      <w:r w:rsidRPr="00466AA1">
        <w:rPr>
          <w:rFonts w:ascii="Segoe UI" w:eastAsia="Times New Roman" w:hAnsi="Segoe UI" w:cs="Segoe UI"/>
          <w:color w:val="161616"/>
          <w:sz w:val="24"/>
          <w:szCs w:val="24"/>
          <w:lang w:eastAsia="en-IN"/>
        </w:rPr>
        <w:t> of the SQL pool, which determines sort order and string comparison rules for the database. (</w:t>
      </w:r>
      <w:r w:rsidRPr="00466AA1">
        <w:rPr>
          <w:rFonts w:ascii="Segoe UI" w:eastAsia="Times New Roman" w:hAnsi="Segoe UI" w:cs="Segoe UI"/>
          <w:i/>
          <w:iCs/>
          <w:color w:val="161616"/>
          <w:sz w:val="24"/>
          <w:szCs w:val="24"/>
          <w:lang w:eastAsia="en-IN"/>
        </w:rPr>
        <w:t>You can't change the collation after creation</w:t>
      </w:r>
      <w:r w:rsidRPr="00466AA1">
        <w:rPr>
          <w:rFonts w:ascii="Segoe UI" w:eastAsia="Times New Roman" w:hAnsi="Segoe UI" w:cs="Segoe UI"/>
          <w:color w:val="161616"/>
          <w:sz w:val="24"/>
          <w:szCs w:val="24"/>
          <w:lang w:eastAsia="en-IN"/>
        </w:rPr>
        <w:t>).</w:t>
      </w:r>
    </w:p>
    <w:p w14:paraId="7646D5E8" w14:textId="77777777" w:rsidR="00466AA1" w:rsidRPr="00466AA1" w:rsidRDefault="00466AA1" w:rsidP="00466AA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t>After creating a dedicated SQL pool, you can control its running state in the </w:t>
      </w:r>
      <w:r w:rsidRPr="00466AA1">
        <w:rPr>
          <w:rFonts w:ascii="Segoe UI" w:eastAsia="Times New Roman" w:hAnsi="Segoe UI" w:cs="Segoe UI"/>
          <w:b/>
          <w:bCs/>
          <w:color w:val="161616"/>
          <w:sz w:val="24"/>
          <w:szCs w:val="24"/>
          <w:lang w:eastAsia="en-IN"/>
        </w:rPr>
        <w:t>Manage</w:t>
      </w:r>
      <w:r w:rsidRPr="00466AA1">
        <w:rPr>
          <w:rFonts w:ascii="Segoe UI" w:eastAsia="Times New Roman" w:hAnsi="Segoe UI" w:cs="Segoe UI"/>
          <w:color w:val="161616"/>
          <w:sz w:val="24"/>
          <w:szCs w:val="24"/>
          <w:lang w:eastAsia="en-IN"/>
        </w:rPr>
        <w:t> page of Synapse Studio; pausing it when not required to prevent unnecessary costs.</w:t>
      </w:r>
    </w:p>
    <w:p w14:paraId="16890C16" w14:textId="77777777" w:rsidR="00466AA1" w:rsidRPr="00466AA1" w:rsidRDefault="00466AA1" w:rsidP="00466AA1">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466AA1">
        <w:rPr>
          <w:rFonts w:ascii="Segoe UI" w:eastAsia="Times New Roman" w:hAnsi="Segoe UI" w:cs="Segoe UI"/>
          <w:color w:val="161616"/>
          <w:sz w:val="24"/>
          <w:szCs w:val="24"/>
          <w:lang w:eastAsia="en-IN"/>
        </w:rPr>
        <w:lastRenderedPageBreak/>
        <w:t>When the pool is running, you can explore it on the </w:t>
      </w:r>
      <w:r w:rsidRPr="00466AA1">
        <w:rPr>
          <w:rFonts w:ascii="Segoe UI" w:eastAsia="Times New Roman" w:hAnsi="Segoe UI" w:cs="Segoe UI"/>
          <w:b/>
          <w:bCs/>
          <w:color w:val="161616"/>
          <w:sz w:val="24"/>
          <w:szCs w:val="24"/>
          <w:lang w:eastAsia="en-IN"/>
        </w:rPr>
        <w:t>Data</w:t>
      </w:r>
      <w:r w:rsidRPr="00466AA1">
        <w:rPr>
          <w:rFonts w:ascii="Segoe UI" w:eastAsia="Times New Roman" w:hAnsi="Segoe UI" w:cs="Segoe UI"/>
          <w:color w:val="161616"/>
          <w:sz w:val="24"/>
          <w:szCs w:val="24"/>
          <w:lang w:eastAsia="en-IN"/>
        </w:rPr>
        <w:t> page, and create SQL scripts to run in it.</w:t>
      </w:r>
    </w:p>
    <w:p w14:paraId="20EFC195" w14:textId="77777777" w:rsidR="00463485" w:rsidRPr="00463485" w:rsidRDefault="00463485" w:rsidP="00463485">
      <w:pPr>
        <w:pStyle w:val="Heading2"/>
        <w:shd w:val="clear" w:color="auto" w:fill="FFFFFF"/>
        <w:spacing w:before="480" w:after="180"/>
        <w:rPr>
          <w:rFonts w:ascii="Segoe UI" w:hAnsi="Segoe UI" w:cs="Segoe UI"/>
          <w:b/>
          <w:bCs/>
          <w:color w:val="161616"/>
        </w:rPr>
      </w:pPr>
      <w:r w:rsidRPr="00463485">
        <w:rPr>
          <w:rFonts w:ascii="Segoe UI" w:hAnsi="Segoe UI" w:cs="Segoe UI"/>
          <w:b/>
          <w:bCs/>
          <w:color w:val="161616"/>
        </w:rPr>
        <w:t>Considerations for creating tables</w:t>
      </w:r>
    </w:p>
    <w:p w14:paraId="28E23192"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To create tables in the dedicated SQL pool, you use the </w:t>
      </w:r>
      <w:r>
        <w:rPr>
          <w:rStyle w:val="HTMLCode"/>
          <w:rFonts w:ascii="Consolas" w:eastAsiaTheme="majorEastAsia" w:hAnsi="Consolas"/>
          <w:color w:val="161616"/>
        </w:rPr>
        <w:t>CREATE TABLE</w:t>
      </w:r>
      <w:r>
        <w:rPr>
          <w:rFonts w:ascii="Segoe UI" w:hAnsi="Segoe UI" w:cs="Segoe UI"/>
          <w:color w:val="161616"/>
        </w:rPr>
        <w:t> (or sometimes the </w:t>
      </w:r>
      <w:r>
        <w:rPr>
          <w:rStyle w:val="HTMLCode"/>
          <w:rFonts w:ascii="Consolas" w:eastAsiaTheme="majorEastAsia" w:hAnsi="Consolas"/>
          <w:color w:val="161616"/>
        </w:rPr>
        <w:t>CREATE EXTERNAL TABLE</w:t>
      </w:r>
      <w:r>
        <w:rPr>
          <w:rFonts w:ascii="Segoe UI" w:hAnsi="Segoe UI" w:cs="Segoe UI"/>
          <w:color w:val="161616"/>
        </w:rPr>
        <w:t>) Transact-SQL statement. The specific options used in the statement depend on the type of table you're creating, which can include:</w:t>
      </w:r>
    </w:p>
    <w:p w14:paraId="0894699C" w14:textId="77777777" w:rsidR="00463485" w:rsidRDefault="00463485" w:rsidP="0046348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Fact tables</w:t>
      </w:r>
    </w:p>
    <w:p w14:paraId="40A448A8" w14:textId="77777777" w:rsidR="00463485" w:rsidRDefault="00463485" w:rsidP="0046348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Dimension tables</w:t>
      </w:r>
    </w:p>
    <w:p w14:paraId="79843DB4" w14:textId="77777777" w:rsidR="00463485" w:rsidRDefault="00463485" w:rsidP="00463485">
      <w:pPr>
        <w:numPr>
          <w:ilvl w:val="0"/>
          <w:numId w:val="5"/>
        </w:numPr>
        <w:shd w:val="clear" w:color="auto" w:fill="FFFFFF"/>
        <w:spacing w:after="0" w:line="240" w:lineRule="auto"/>
        <w:ind w:left="1290"/>
        <w:rPr>
          <w:rFonts w:ascii="Segoe UI" w:hAnsi="Segoe UI" w:cs="Segoe UI"/>
          <w:color w:val="161616"/>
        </w:rPr>
      </w:pPr>
      <w:r>
        <w:rPr>
          <w:rFonts w:ascii="Segoe UI" w:hAnsi="Segoe UI" w:cs="Segoe UI"/>
          <w:color w:val="161616"/>
        </w:rPr>
        <w:t>Staging tables</w:t>
      </w:r>
    </w:p>
    <w:p w14:paraId="61401913" w14:textId="77777777" w:rsidR="00463485" w:rsidRDefault="00463485" w:rsidP="00463485">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730EE350" w14:textId="77777777" w:rsidR="00463485" w:rsidRDefault="00463485" w:rsidP="00463485">
      <w:pPr>
        <w:pStyle w:val="NormalWeb"/>
        <w:rPr>
          <w:rFonts w:ascii="Segoe UI" w:hAnsi="Segoe UI" w:cs="Segoe UI"/>
          <w:color w:val="161616"/>
        </w:rPr>
      </w:pPr>
      <w:r>
        <w:rPr>
          <w:rFonts w:ascii="Segoe UI" w:hAnsi="Segoe UI" w:cs="Segoe UI"/>
          <w:color w:val="161616"/>
        </w:rPr>
        <w:t>The data warehouse is composed of </w:t>
      </w:r>
      <w:r>
        <w:rPr>
          <w:rStyle w:val="Emphasis"/>
          <w:rFonts w:ascii="Segoe UI" w:hAnsi="Segoe UI" w:cs="Segoe UI"/>
          <w:color w:val="161616"/>
        </w:rPr>
        <w:t>fact</w:t>
      </w:r>
      <w:r>
        <w:rPr>
          <w:rFonts w:ascii="Segoe UI" w:hAnsi="Segoe UI" w:cs="Segoe UI"/>
          <w:color w:val="161616"/>
        </w:rPr>
        <w:t> and </w:t>
      </w:r>
      <w:r>
        <w:rPr>
          <w:rStyle w:val="Emphasis"/>
          <w:rFonts w:ascii="Segoe UI" w:hAnsi="Segoe UI" w:cs="Segoe UI"/>
          <w:color w:val="161616"/>
        </w:rPr>
        <w:t>dimension</w:t>
      </w:r>
      <w:r>
        <w:rPr>
          <w:rFonts w:ascii="Segoe UI" w:hAnsi="Segoe UI" w:cs="Segoe UI"/>
          <w:color w:val="161616"/>
        </w:rPr>
        <w:t> tables as discussed previously. </w:t>
      </w:r>
      <w:r>
        <w:rPr>
          <w:rStyle w:val="Emphasis"/>
          <w:rFonts w:ascii="Segoe UI" w:hAnsi="Segoe UI" w:cs="Segoe UI"/>
          <w:color w:val="161616"/>
        </w:rPr>
        <w:t>Staging</w:t>
      </w:r>
      <w:r>
        <w:rPr>
          <w:rFonts w:ascii="Segoe UI" w:hAnsi="Segoe UI" w:cs="Segoe UI"/>
          <w:color w:val="161616"/>
        </w:rPr>
        <w:t> tables are often used as part of the data warehousing loading process to ingest data from source systems.</w:t>
      </w:r>
    </w:p>
    <w:p w14:paraId="1D33661B"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When designing a star schema model for small or medium sized datasets you can use your preferred database, such as Azure SQL. For larger data sets you may benefit from implementing your data warehouse in Azure Synapse Analytics instead of SQL Server. It's important to understand some key differences when creating tables in Synapse Analytics.</w:t>
      </w:r>
    </w:p>
    <w:p w14:paraId="57E0DEF7" w14:textId="77777777" w:rsidR="00463485" w:rsidRPr="00946CCF" w:rsidRDefault="00463485" w:rsidP="00463485">
      <w:pPr>
        <w:pStyle w:val="Heading3"/>
        <w:shd w:val="clear" w:color="auto" w:fill="FFFFFF"/>
        <w:spacing w:before="450" w:after="270"/>
        <w:rPr>
          <w:rFonts w:ascii="Segoe UI" w:hAnsi="Segoe UI" w:cs="Segoe UI"/>
          <w:b/>
          <w:bCs/>
          <w:color w:val="161616"/>
        </w:rPr>
      </w:pPr>
      <w:r w:rsidRPr="00946CCF">
        <w:rPr>
          <w:rFonts w:ascii="Segoe UI" w:hAnsi="Segoe UI" w:cs="Segoe UI"/>
          <w:b/>
          <w:bCs/>
          <w:color w:val="161616"/>
        </w:rPr>
        <w:t>Data integrity constraints</w:t>
      </w:r>
    </w:p>
    <w:p w14:paraId="68D69CAB"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Dedicated SQL pools in Synapse Analytics don't support </w:t>
      </w:r>
      <w:r>
        <w:rPr>
          <w:rStyle w:val="Emphasis"/>
          <w:rFonts w:ascii="Segoe UI" w:hAnsi="Segoe UI" w:cs="Segoe UI"/>
          <w:color w:val="161616"/>
        </w:rPr>
        <w:t>foreign key</w:t>
      </w:r>
      <w:r>
        <w:rPr>
          <w:rFonts w:ascii="Segoe UI" w:hAnsi="Segoe UI" w:cs="Segoe UI"/>
          <w:color w:val="161616"/>
        </w:rPr>
        <w:t> and </w:t>
      </w:r>
      <w:r>
        <w:rPr>
          <w:rStyle w:val="Emphasis"/>
          <w:rFonts w:ascii="Segoe UI" w:hAnsi="Segoe UI" w:cs="Segoe UI"/>
          <w:color w:val="161616"/>
        </w:rPr>
        <w:t>unique</w:t>
      </w:r>
      <w:r>
        <w:rPr>
          <w:rFonts w:ascii="Segoe UI" w:hAnsi="Segoe UI" w:cs="Segoe UI"/>
          <w:color w:val="161616"/>
        </w:rPr>
        <w:t> constraints as found in other relational database systems like SQL Server. This means that jobs used to load data must maintain uniqueness and referential integrity for keys, without relying on the table definitions in the database to do so.</w:t>
      </w:r>
    </w:p>
    <w:p w14:paraId="0C453E64" w14:textId="77777777" w:rsidR="00463485" w:rsidRDefault="00463485" w:rsidP="00463485">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577735E1" w14:textId="77777777" w:rsidR="00463485" w:rsidRDefault="00463485" w:rsidP="00463485">
      <w:pPr>
        <w:pStyle w:val="NormalWeb"/>
        <w:rPr>
          <w:rFonts w:ascii="Segoe UI" w:hAnsi="Segoe UI" w:cs="Segoe UI"/>
          <w:color w:val="161616"/>
        </w:rPr>
      </w:pPr>
      <w:r>
        <w:rPr>
          <w:rFonts w:ascii="Segoe UI" w:hAnsi="Segoe UI" w:cs="Segoe UI"/>
          <w:color w:val="161616"/>
        </w:rPr>
        <w:t>For more information about constraints in Azure Synapse Analytics dedicated SQL pools, see </w:t>
      </w:r>
      <w:hyperlink r:id="rId11" w:history="1">
        <w:r>
          <w:rPr>
            <w:rStyle w:val="Hyperlink"/>
            <w:rFonts w:ascii="Segoe UI" w:hAnsi="Segoe UI" w:cs="Segoe UI"/>
            <w:b/>
            <w:bCs/>
          </w:rPr>
          <w:t>Primary key, foreign key, and unique key using dedicated SQL pool in Azure Synapse Analytics</w:t>
        </w:r>
      </w:hyperlink>
      <w:r>
        <w:rPr>
          <w:rFonts w:ascii="Segoe UI" w:hAnsi="Segoe UI" w:cs="Segoe UI"/>
          <w:color w:val="161616"/>
        </w:rPr>
        <w:t>.</w:t>
      </w:r>
    </w:p>
    <w:p w14:paraId="135AD162" w14:textId="77777777" w:rsidR="00463485" w:rsidRPr="00E91731" w:rsidRDefault="00463485" w:rsidP="00463485">
      <w:pPr>
        <w:pStyle w:val="Heading3"/>
        <w:shd w:val="clear" w:color="auto" w:fill="FFFFFF"/>
        <w:spacing w:before="450" w:after="270"/>
        <w:rPr>
          <w:rFonts w:ascii="Segoe UI" w:hAnsi="Segoe UI" w:cs="Segoe UI"/>
          <w:b/>
          <w:bCs/>
          <w:color w:val="161616"/>
        </w:rPr>
      </w:pPr>
      <w:r w:rsidRPr="00E91731">
        <w:rPr>
          <w:rFonts w:ascii="Segoe UI" w:hAnsi="Segoe UI" w:cs="Segoe UI"/>
          <w:b/>
          <w:bCs/>
          <w:color w:val="161616"/>
        </w:rPr>
        <w:t>Indexes</w:t>
      </w:r>
    </w:p>
    <w:p w14:paraId="1E1F4B82"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While Synapse Analytics dedicated SQL pools support </w:t>
      </w:r>
      <w:r>
        <w:rPr>
          <w:rStyle w:val="Emphasis"/>
          <w:rFonts w:ascii="Segoe UI" w:hAnsi="Segoe UI" w:cs="Segoe UI"/>
          <w:color w:val="161616"/>
        </w:rPr>
        <w:t>clustered</w:t>
      </w:r>
      <w:r>
        <w:rPr>
          <w:rFonts w:ascii="Segoe UI" w:hAnsi="Segoe UI" w:cs="Segoe UI"/>
          <w:color w:val="161616"/>
        </w:rPr>
        <w:t> indexes as found in SQL Server, the default index type is </w:t>
      </w:r>
      <w:r>
        <w:rPr>
          <w:rStyle w:val="Emphasis"/>
          <w:rFonts w:ascii="Segoe UI" w:hAnsi="Segoe UI" w:cs="Segoe UI"/>
          <w:color w:val="161616"/>
        </w:rPr>
        <w:t xml:space="preserve">clustered </w:t>
      </w:r>
      <w:proofErr w:type="spellStart"/>
      <w:r>
        <w:rPr>
          <w:rStyle w:val="Emphasis"/>
          <w:rFonts w:ascii="Segoe UI" w:hAnsi="Segoe UI" w:cs="Segoe UI"/>
          <w:color w:val="161616"/>
        </w:rPr>
        <w:t>columnstore</w:t>
      </w:r>
      <w:proofErr w:type="spellEnd"/>
      <w:r>
        <w:rPr>
          <w:rFonts w:ascii="Segoe UI" w:hAnsi="Segoe UI" w:cs="Segoe UI"/>
          <w:color w:val="161616"/>
        </w:rPr>
        <w:t xml:space="preserve">. This index type offers a significant performance advantage when querying large quantities of data in a typical </w:t>
      </w:r>
      <w:r>
        <w:rPr>
          <w:rFonts w:ascii="Segoe UI" w:hAnsi="Segoe UI" w:cs="Segoe UI"/>
          <w:color w:val="161616"/>
        </w:rPr>
        <w:lastRenderedPageBreak/>
        <w:t xml:space="preserve">data warehouse schema and should be used where possible. However, some tables may include data types that can't be included in a clustered </w:t>
      </w:r>
      <w:proofErr w:type="spellStart"/>
      <w:r>
        <w:rPr>
          <w:rFonts w:ascii="Segoe UI" w:hAnsi="Segoe UI" w:cs="Segoe UI"/>
          <w:color w:val="161616"/>
        </w:rPr>
        <w:t>columnstore</w:t>
      </w:r>
      <w:proofErr w:type="spellEnd"/>
      <w:r>
        <w:rPr>
          <w:rFonts w:ascii="Segoe UI" w:hAnsi="Segoe UI" w:cs="Segoe UI"/>
          <w:color w:val="161616"/>
        </w:rPr>
        <w:t xml:space="preserve"> index (for example, VARBINARY(MAX)), in which case a clustered index can be used instead.</w:t>
      </w:r>
    </w:p>
    <w:p w14:paraId="31A088D4" w14:textId="77777777" w:rsidR="00463485" w:rsidRDefault="00463485" w:rsidP="00463485">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76ADF53E" w14:textId="77777777" w:rsidR="00463485" w:rsidRDefault="00463485" w:rsidP="00463485">
      <w:pPr>
        <w:pStyle w:val="NormalWeb"/>
        <w:rPr>
          <w:rFonts w:ascii="Segoe UI" w:hAnsi="Segoe UI" w:cs="Segoe UI"/>
          <w:color w:val="161616"/>
        </w:rPr>
      </w:pPr>
      <w:r>
        <w:rPr>
          <w:rFonts w:ascii="Segoe UI" w:hAnsi="Segoe UI" w:cs="Segoe UI"/>
          <w:color w:val="161616"/>
        </w:rPr>
        <w:t>For more information about indexing in Azure Synapse Analytics dedicated SQL pools, see </w:t>
      </w:r>
      <w:hyperlink r:id="rId12" w:history="1">
        <w:r>
          <w:rPr>
            <w:rStyle w:val="Hyperlink"/>
            <w:rFonts w:ascii="Segoe UI" w:hAnsi="Segoe UI" w:cs="Segoe UI"/>
            <w:b/>
            <w:bCs/>
          </w:rPr>
          <w:t>Indexes on dedicated SQL pool tables in Azure Synapse Analytics</w:t>
        </w:r>
      </w:hyperlink>
      <w:r>
        <w:rPr>
          <w:rFonts w:ascii="Segoe UI" w:hAnsi="Segoe UI" w:cs="Segoe UI"/>
          <w:color w:val="161616"/>
        </w:rPr>
        <w:t>.</w:t>
      </w:r>
    </w:p>
    <w:p w14:paraId="0AA64FA0" w14:textId="77777777" w:rsidR="00463485" w:rsidRPr="004B3093" w:rsidRDefault="00463485" w:rsidP="00463485">
      <w:pPr>
        <w:pStyle w:val="Heading3"/>
        <w:shd w:val="clear" w:color="auto" w:fill="FFFFFF"/>
        <w:spacing w:before="450" w:after="270"/>
        <w:rPr>
          <w:rFonts w:ascii="Segoe UI" w:hAnsi="Segoe UI" w:cs="Segoe UI"/>
          <w:b/>
          <w:bCs/>
          <w:color w:val="161616"/>
        </w:rPr>
      </w:pPr>
      <w:r w:rsidRPr="004B3093">
        <w:rPr>
          <w:rFonts w:ascii="Segoe UI" w:hAnsi="Segoe UI" w:cs="Segoe UI"/>
          <w:b/>
          <w:bCs/>
          <w:color w:val="161616"/>
        </w:rPr>
        <w:t>Distribution</w:t>
      </w:r>
    </w:p>
    <w:p w14:paraId="29496998"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Azure Synapse Analytics dedicated SQL pools use a </w:t>
      </w:r>
      <w:hyperlink r:id="rId13" w:anchor="data-warehousing-in-azure" w:history="1">
        <w:r>
          <w:rPr>
            <w:rStyle w:val="Hyperlink"/>
            <w:rFonts w:ascii="Segoe UI" w:hAnsi="Segoe UI" w:cs="Segoe UI"/>
          </w:rPr>
          <w:t>massively parallel processing (MPP) architecture</w:t>
        </w:r>
      </w:hyperlink>
      <w:r>
        <w:rPr>
          <w:rFonts w:ascii="Segoe UI" w:hAnsi="Segoe UI" w:cs="Segoe UI"/>
          <w:color w:val="161616"/>
        </w:rPr>
        <w:t>, as opposed to the symmetric multiprocessing (SMP) architecture used in most OLTP database systems. In an MPP system, the data in a table is distributed for processing across a pool of nodes. Synapse Analytics supports the following kinds of distribution:</w:t>
      </w:r>
    </w:p>
    <w:p w14:paraId="0064B61A" w14:textId="77777777" w:rsidR="00463485" w:rsidRDefault="00463485" w:rsidP="00463485">
      <w:pPr>
        <w:numPr>
          <w:ilvl w:val="0"/>
          <w:numId w:val="6"/>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Hash</w:t>
      </w:r>
      <w:r>
        <w:rPr>
          <w:rFonts w:ascii="Segoe UI" w:hAnsi="Segoe UI" w:cs="Segoe UI"/>
          <w:color w:val="161616"/>
        </w:rPr>
        <w:t>: A deterministic hash value is calculated for the specified column and used to assign the row to a compute node.</w:t>
      </w:r>
    </w:p>
    <w:p w14:paraId="32AABAAB" w14:textId="77777777" w:rsidR="00463485" w:rsidRDefault="00463485" w:rsidP="00463485">
      <w:pPr>
        <w:numPr>
          <w:ilvl w:val="0"/>
          <w:numId w:val="6"/>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Round-robin</w:t>
      </w:r>
      <w:r>
        <w:rPr>
          <w:rFonts w:ascii="Segoe UI" w:hAnsi="Segoe UI" w:cs="Segoe UI"/>
          <w:color w:val="161616"/>
        </w:rPr>
        <w:t>: Rows are distributed evenly across all compute nodes.</w:t>
      </w:r>
    </w:p>
    <w:p w14:paraId="5AC806F1" w14:textId="77777777" w:rsidR="00463485" w:rsidRDefault="00463485" w:rsidP="00463485">
      <w:pPr>
        <w:numPr>
          <w:ilvl w:val="0"/>
          <w:numId w:val="6"/>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Replicated</w:t>
      </w:r>
      <w:r>
        <w:rPr>
          <w:rFonts w:ascii="Segoe UI" w:hAnsi="Segoe UI" w:cs="Segoe UI"/>
          <w:color w:val="161616"/>
        </w:rPr>
        <w:t>: A copy of the table is stored on each compute node.</w:t>
      </w:r>
    </w:p>
    <w:p w14:paraId="46BF2517" w14:textId="77777777" w:rsidR="00463485" w:rsidRDefault="00463485" w:rsidP="00463485">
      <w:pPr>
        <w:pStyle w:val="NormalWeb"/>
        <w:shd w:val="clear" w:color="auto" w:fill="FFFFFF"/>
        <w:rPr>
          <w:rFonts w:ascii="Segoe UI" w:hAnsi="Segoe UI" w:cs="Segoe UI"/>
          <w:color w:val="161616"/>
        </w:rPr>
      </w:pPr>
      <w:r>
        <w:rPr>
          <w:rFonts w:ascii="Segoe UI" w:hAnsi="Segoe UI" w:cs="Segoe UI"/>
          <w:color w:val="161616"/>
        </w:rPr>
        <w:t>The table type often determines which option to choose for distributing the table.</w:t>
      </w:r>
    </w:p>
    <w:tbl>
      <w:tblPr>
        <w:tblW w:w="9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7"/>
        <w:gridCol w:w="8056"/>
      </w:tblGrid>
      <w:tr w:rsidR="00463485" w14:paraId="0159D5BF" w14:textId="77777777" w:rsidTr="00463485">
        <w:trPr>
          <w:trHeight w:val="657"/>
          <w:tblHeader/>
        </w:trPr>
        <w:tc>
          <w:tcPr>
            <w:tcW w:w="0" w:type="auto"/>
            <w:hideMark/>
          </w:tcPr>
          <w:p w14:paraId="2DFEBF85" w14:textId="77777777" w:rsidR="00463485" w:rsidRDefault="00463485">
            <w:pPr>
              <w:rPr>
                <w:rFonts w:ascii="Times New Roman" w:hAnsi="Times New Roman" w:cs="Times New Roman"/>
                <w:b/>
                <w:bCs/>
              </w:rPr>
            </w:pPr>
            <w:r>
              <w:rPr>
                <w:b/>
                <w:bCs/>
              </w:rPr>
              <w:t>Table type</w:t>
            </w:r>
          </w:p>
        </w:tc>
        <w:tc>
          <w:tcPr>
            <w:tcW w:w="0" w:type="auto"/>
            <w:hideMark/>
          </w:tcPr>
          <w:p w14:paraId="210614D4" w14:textId="77777777" w:rsidR="00463485" w:rsidRDefault="00463485">
            <w:pPr>
              <w:rPr>
                <w:b/>
                <w:bCs/>
              </w:rPr>
            </w:pPr>
            <w:r>
              <w:rPr>
                <w:b/>
                <w:bCs/>
              </w:rPr>
              <w:t>Recommended distribution option</w:t>
            </w:r>
          </w:p>
        </w:tc>
      </w:tr>
      <w:tr w:rsidR="00463485" w14:paraId="137FF9EF" w14:textId="77777777" w:rsidTr="00463485">
        <w:trPr>
          <w:trHeight w:val="667"/>
        </w:trPr>
        <w:tc>
          <w:tcPr>
            <w:tcW w:w="0" w:type="auto"/>
            <w:hideMark/>
          </w:tcPr>
          <w:p w14:paraId="6E69B3DC" w14:textId="77777777" w:rsidR="00463485" w:rsidRDefault="00463485">
            <w:r>
              <w:t>Dimension</w:t>
            </w:r>
          </w:p>
        </w:tc>
        <w:tc>
          <w:tcPr>
            <w:tcW w:w="0" w:type="auto"/>
            <w:hideMark/>
          </w:tcPr>
          <w:p w14:paraId="6825F6F5" w14:textId="77777777" w:rsidR="00463485" w:rsidRDefault="00463485">
            <w:r>
              <w:t>Use replicated distribution for smaller tables to avoid data shuffling when joining to distributed fact tables. If tables are too large to store on each compute node, use hash distribution.</w:t>
            </w:r>
          </w:p>
        </w:tc>
      </w:tr>
      <w:tr w:rsidR="00463485" w14:paraId="0E6C03D5" w14:textId="77777777" w:rsidTr="00463485">
        <w:trPr>
          <w:trHeight w:val="402"/>
        </w:trPr>
        <w:tc>
          <w:tcPr>
            <w:tcW w:w="0" w:type="auto"/>
            <w:hideMark/>
          </w:tcPr>
          <w:p w14:paraId="2FA41300" w14:textId="77777777" w:rsidR="00463485" w:rsidRDefault="00463485">
            <w:r>
              <w:t>Fact</w:t>
            </w:r>
          </w:p>
        </w:tc>
        <w:tc>
          <w:tcPr>
            <w:tcW w:w="0" w:type="auto"/>
            <w:hideMark/>
          </w:tcPr>
          <w:p w14:paraId="4479C449" w14:textId="77777777" w:rsidR="00463485" w:rsidRDefault="00463485">
            <w:r>
              <w:t xml:space="preserve">Use hash distribution with clustered </w:t>
            </w:r>
            <w:proofErr w:type="spellStart"/>
            <w:r>
              <w:t>columnstore</w:t>
            </w:r>
            <w:proofErr w:type="spellEnd"/>
            <w:r>
              <w:t xml:space="preserve"> index to distribute fact tables across compute nodes.</w:t>
            </w:r>
          </w:p>
        </w:tc>
      </w:tr>
      <w:tr w:rsidR="00463485" w14:paraId="6397F232" w14:textId="77777777" w:rsidTr="00463485">
        <w:trPr>
          <w:trHeight w:val="402"/>
        </w:trPr>
        <w:tc>
          <w:tcPr>
            <w:tcW w:w="0" w:type="auto"/>
            <w:hideMark/>
          </w:tcPr>
          <w:p w14:paraId="60DBB7A7" w14:textId="77777777" w:rsidR="00463485" w:rsidRDefault="00463485">
            <w:r>
              <w:t>Staging</w:t>
            </w:r>
          </w:p>
        </w:tc>
        <w:tc>
          <w:tcPr>
            <w:tcW w:w="0" w:type="auto"/>
            <w:hideMark/>
          </w:tcPr>
          <w:p w14:paraId="68216120" w14:textId="77777777" w:rsidR="00463485" w:rsidRDefault="00463485">
            <w:r>
              <w:t>Use round-robin distribution for staging tables to evenly distribute data across compute nodes.</w:t>
            </w:r>
          </w:p>
        </w:tc>
      </w:tr>
    </w:tbl>
    <w:p w14:paraId="573365BE" w14:textId="77777777" w:rsidR="00463485" w:rsidRDefault="00463485" w:rsidP="00463485">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69D31458" w14:textId="77777777" w:rsidR="00463485" w:rsidRDefault="00463485" w:rsidP="00463485">
      <w:pPr>
        <w:pStyle w:val="NormalWeb"/>
        <w:rPr>
          <w:rFonts w:ascii="Segoe UI" w:hAnsi="Segoe UI" w:cs="Segoe UI"/>
          <w:color w:val="161616"/>
        </w:rPr>
      </w:pPr>
      <w:r>
        <w:rPr>
          <w:rFonts w:ascii="Segoe UI" w:hAnsi="Segoe UI" w:cs="Segoe UI"/>
          <w:color w:val="161616"/>
        </w:rPr>
        <w:t>For more information about distribution strategies for tables in Azure Synapse Analytics, see </w:t>
      </w:r>
      <w:hyperlink r:id="rId14" w:history="1">
        <w:r>
          <w:rPr>
            <w:rStyle w:val="Hyperlink"/>
            <w:rFonts w:ascii="Segoe UI" w:hAnsi="Segoe UI" w:cs="Segoe UI"/>
            <w:b/>
            <w:bCs/>
          </w:rPr>
          <w:t>Guidance for designing distributed tables using dedicated SQL pool in Azure Synapse Analytics</w:t>
        </w:r>
      </w:hyperlink>
      <w:r>
        <w:rPr>
          <w:rFonts w:ascii="Segoe UI" w:hAnsi="Segoe UI" w:cs="Segoe UI"/>
          <w:color w:val="161616"/>
        </w:rPr>
        <w:t>.</w:t>
      </w:r>
    </w:p>
    <w:p w14:paraId="523451D0" w14:textId="77777777" w:rsidR="005F0870" w:rsidRPr="00672CF4" w:rsidRDefault="005F0870" w:rsidP="005F0870">
      <w:pPr>
        <w:pStyle w:val="Heading2"/>
        <w:shd w:val="clear" w:color="auto" w:fill="FFFFFF"/>
        <w:spacing w:before="480" w:after="180"/>
        <w:rPr>
          <w:rFonts w:ascii="Segoe UI" w:hAnsi="Segoe UI" w:cs="Segoe UI"/>
          <w:b/>
          <w:bCs/>
          <w:color w:val="161616"/>
        </w:rPr>
      </w:pPr>
      <w:r w:rsidRPr="00672CF4">
        <w:rPr>
          <w:rFonts w:ascii="Segoe UI" w:hAnsi="Segoe UI" w:cs="Segoe UI"/>
          <w:b/>
          <w:bCs/>
          <w:color w:val="161616"/>
        </w:rPr>
        <w:t>Creating dimension tables</w:t>
      </w:r>
    </w:p>
    <w:p w14:paraId="61171013" w14:textId="77777777" w:rsidR="00CF2029" w:rsidRDefault="00CF2029" w:rsidP="005F0870">
      <w:pPr>
        <w:pStyle w:val="NormalWeb"/>
        <w:shd w:val="clear" w:color="auto" w:fill="FFFFFF"/>
        <w:rPr>
          <w:rFonts w:ascii="Segoe UI" w:hAnsi="Segoe UI" w:cs="Segoe UI"/>
          <w:color w:val="161616"/>
        </w:rPr>
      </w:pPr>
    </w:p>
    <w:tbl>
      <w:tblPr>
        <w:tblStyle w:val="TableGrid"/>
        <w:tblW w:w="0" w:type="auto"/>
        <w:tblLook w:val="04A0" w:firstRow="1" w:lastRow="0" w:firstColumn="1" w:lastColumn="0" w:noHBand="0" w:noVBand="1"/>
      </w:tblPr>
      <w:tblGrid>
        <w:gridCol w:w="4508"/>
        <w:gridCol w:w="4508"/>
      </w:tblGrid>
      <w:tr w:rsidR="00F70ECC" w14:paraId="7625229D" w14:textId="77777777" w:rsidTr="00F70ECC">
        <w:tc>
          <w:tcPr>
            <w:tcW w:w="4508" w:type="dxa"/>
          </w:tcPr>
          <w:p w14:paraId="453B1DA4" w14:textId="77777777" w:rsidR="00F70ECC" w:rsidRDefault="00F70ECC" w:rsidP="00F70ECC">
            <w:pPr>
              <w:pStyle w:val="NormalWeb"/>
              <w:shd w:val="clear" w:color="auto" w:fill="FFFFFF"/>
              <w:rPr>
                <w:rFonts w:ascii="Segoe UI" w:hAnsi="Segoe UI" w:cs="Segoe UI"/>
                <w:color w:val="161616"/>
              </w:rPr>
            </w:pPr>
            <w:r>
              <w:rPr>
                <w:rFonts w:ascii="Segoe UI" w:hAnsi="Segoe UI" w:cs="Segoe UI"/>
                <w:color w:val="161616"/>
              </w:rPr>
              <w:lastRenderedPageBreak/>
              <w:t>When you create a dimension table, ensure that the table definition includes surrogate and alternate keys as well as columns for the attributes of the dimension that you want to use to group aggregations. It's often easiest to use an </w:t>
            </w:r>
            <w:r>
              <w:rPr>
                <w:rStyle w:val="HTMLCode"/>
                <w:rFonts w:ascii="Consolas" w:eastAsiaTheme="majorEastAsia" w:hAnsi="Consolas"/>
                <w:color w:val="161616"/>
              </w:rPr>
              <w:t>IDENTITY</w:t>
            </w:r>
            <w:r>
              <w:rPr>
                <w:rFonts w:ascii="Segoe UI" w:hAnsi="Segoe UI" w:cs="Segoe UI"/>
                <w:color w:val="161616"/>
              </w:rPr>
              <w:t> column to auto-generate an incrementing surrogate key (otherwise you need to generate unique keys every time you load data). The following example shows a </w:t>
            </w:r>
            <w:r>
              <w:rPr>
                <w:rStyle w:val="HTMLCode"/>
                <w:rFonts w:ascii="Consolas" w:eastAsiaTheme="majorEastAsia" w:hAnsi="Consolas"/>
                <w:color w:val="161616"/>
              </w:rPr>
              <w:t>CREATE TABLE</w:t>
            </w:r>
            <w:r>
              <w:rPr>
                <w:rFonts w:ascii="Segoe UI" w:hAnsi="Segoe UI" w:cs="Segoe UI"/>
                <w:color w:val="161616"/>
              </w:rPr>
              <w:t> statement for a hypothetical </w:t>
            </w:r>
            <w:proofErr w:type="spellStart"/>
            <w:r>
              <w:rPr>
                <w:rStyle w:val="Strong"/>
                <w:rFonts w:ascii="Segoe UI" w:hAnsi="Segoe UI" w:cs="Segoe UI"/>
                <w:color w:val="161616"/>
              </w:rPr>
              <w:t>DimCustomer</w:t>
            </w:r>
            <w:proofErr w:type="spellEnd"/>
            <w:r>
              <w:rPr>
                <w:rFonts w:ascii="Segoe UI" w:hAnsi="Segoe UI" w:cs="Segoe UI"/>
                <w:color w:val="161616"/>
              </w:rPr>
              <w:t> dimension table.</w:t>
            </w:r>
          </w:p>
          <w:p w14:paraId="158A8390" w14:textId="77777777" w:rsidR="00F70ECC" w:rsidRDefault="00F70ECC" w:rsidP="005F0870">
            <w:pPr>
              <w:pStyle w:val="NormalWeb"/>
              <w:rPr>
                <w:rFonts w:ascii="Segoe UI" w:hAnsi="Segoe UI" w:cs="Segoe UI"/>
                <w:color w:val="161616"/>
              </w:rPr>
            </w:pPr>
          </w:p>
        </w:tc>
        <w:tc>
          <w:tcPr>
            <w:tcW w:w="4508" w:type="dxa"/>
          </w:tcPr>
          <w:p w14:paraId="7DE5DB90" w14:textId="14A6827B" w:rsidR="00F70ECC" w:rsidRDefault="00F70ECC" w:rsidP="005F0870">
            <w:pPr>
              <w:pStyle w:val="NormalWeb"/>
              <w:rPr>
                <w:rFonts w:ascii="Segoe UI" w:hAnsi="Segoe UI" w:cs="Segoe UI"/>
                <w:color w:val="161616"/>
              </w:rPr>
            </w:pPr>
            <w:r w:rsidRPr="008136FF">
              <w:drawing>
                <wp:inline distT="0" distB="0" distL="0" distR="0" wp14:anchorId="52E86E37" wp14:editId="39D92366">
                  <wp:extent cx="2708410" cy="2463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1502" cy="2465878"/>
                          </a:xfrm>
                          <a:prstGeom prst="rect">
                            <a:avLst/>
                          </a:prstGeom>
                        </pic:spPr>
                      </pic:pic>
                    </a:graphicData>
                  </a:graphic>
                </wp:inline>
              </w:drawing>
            </w:r>
          </w:p>
        </w:tc>
      </w:tr>
    </w:tbl>
    <w:p w14:paraId="6EE55B14" w14:textId="77777777" w:rsidR="001C48B4" w:rsidRPr="001C48B4" w:rsidRDefault="001C48B4" w:rsidP="001C48B4">
      <w:pPr>
        <w:spacing w:after="0" w:line="240" w:lineRule="auto"/>
        <w:rPr>
          <w:rFonts w:ascii="Segoe UI" w:eastAsia="Times New Roman" w:hAnsi="Segoe UI" w:cs="Segoe UI"/>
          <w:b/>
          <w:bCs/>
          <w:sz w:val="24"/>
          <w:szCs w:val="24"/>
          <w:lang w:eastAsia="en-IN"/>
        </w:rPr>
      </w:pPr>
      <w:r w:rsidRPr="001C48B4">
        <w:rPr>
          <w:rFonts w:ascii="Segoe UI" w:eastAsia="Times New Roman" w:hAnsi="Segoe UI" w:cs="Segoe UI"/>
          <w:b/>
          <w:bCs/>
          <w:sz w:val="24"/>
          <w:szCs w:val="24"/>
          <w:lang w:eastAsia="en-IN"/>
        </w:rPr>
        <w:t>Note</w:t>
      </w:r>
    </w:p>
    <w:p w14:paraId="6FE3FB36" w14:textId="77777777" w:rsidR="001C48B4" w:rsidRPr="001C48B4" w:rsidRDefault="001C48B4" w:rsidP="001C48B4">
      <w:pPr>
        <w:spacing w:before="100" w:beforeAutospacing="1" w:after="100" w:afterAutospacing="1" w:line="240" w:lineRule="auto"/>
        <w:rPr>
          <w:rFonts w:ascii="Segoe UI" w:eastAsia="Times New Roman" w:hAnsi="Segoe UI" w:cs="Segoe UI"/>
          <w:color w:val="161616"/>
          <w:sz w:val="24"/>
          <w:szCs w:val="24"/>
          <w:lang w:eastAsia="en-IN"/>
        </w:rPr>
      </w:pPr>
      <w:r w:rsidRPr="001C48B4">
        <w:rPr>
          <w:rFonts w:ascii="Segoe UI" w:eastAsia="Times New Roman" w:hAnsi="Segoe UI" w:cs="Segoe UI"/>
          <w:color w:val="161616"/>
          <w:sz w:val="24"/>
          <w:szCs w:val="24"/>
          <w:lang w:eastAsia="en-IN"/>
        </w:rPr>
        <w:t>If desired, you can create a specific </w:t>
      </w:r>
      <w:r w:rsidRPr="001C48B4">
        <w:rPr>
          <w:rFonts w:ascii="Segoe UI" w:eastAsia="Times New Roman" w:hAnsi="Segoe UI" w:cs="Segoe UI"/>
          <w:i/>
          <w:iCs/>
          <w:color w:val="161616"/>
          <w:sz w:val="24"/>
          <w:szCs w:val="24"/>
          <w:lang w:eastAsia="en-IN"/>
        </w:rPr>
        <w:t>schema</w:t>
      </w:r>
      <w:r w:rsidRPr="001C48B4">
        <w:rPr>
          <w:rFonts w:ascii="Segoe UI" w:eastAsia="Times New Roman" w:hAnsi="Segoe UI" w:cs="Segoe UI"/>
          <w:color w:val="161616"/>
          <w:sz w:val="24"/>
          <w:szCs w:val="24"/>
          <w:lang w:eastAsia="en-IN"/>
        </w:rPr>
        <w:t> as a namespace for your tables. In this example, the default </w:t>
      </w:r>
      <w:proofErr w:type="spellStart"/>
      <w:r w:rsidRPr="001C48B4">
        <w:rPr>
          <w:rFonts w:ascii="Segoe UI" w:eastAsia="Times New Roman" w:hAnsi="Segoe UI" w:cs="Segoe UI"/>
          <w:b/>
          <w:bCs/>
          <w:color w:val="161616"/>
          <w:sz w:val="24"/>
          <w:szCs w:val="24"/>
          <w:lang w:eastAsia="en-IN"/>
        </w:rPr>
        <w:t>dbo</w:t>
      </w:r>
      <w:proofErr w:type="spellEnd"/>
      <w:r w:rsidRPr="001C48B4">
        <w:rPr>
          <w:rFonts w:ascii="Segoe UI" w:eastAsia="Times New Roman" w:hAnsi="Segoe UI" w:cs="Segoe UI"/>
          <w:color w:val="161616"/>
          <w:sz w:val="24"/>
          <w:szCs w:val="24"/>
          <w:lang w:eastAsia="en-IN"/>
        </w:rPr>
        <w:t> schema is used.</w:t>
      </w:r>
    </w:p>
    <w:tbl>
      <w:tblPr>
        <w:tblStyle w:val="TableGrid"/>
        <w:tblW w:w="0" w:type="auto"/>
        <w:tblLook w:val="04A0" w:firstRow="1" w:lastRow="0" w:firstColumn="1" w:lastColumn="0" w:noHBand="0" w:noVBand="1"/>
      </w:tblPr>
      <w:tblGrid>
        <w:gridCol w:w="4508"/>
        <w:gridCol w:w="4508"/>
      </w:tblGrid>
      <w:tr w:rsidR="00CF2029" w14:paraId="0A6E2267" w14:textId="77777777" w:rsidTr="00CF2029">
        <w:tc>
          <w:tcPr>
            <w:tcW w:w="4508" w:type="dxa"/>
          </w:tcPr>
          <w:p w14:paraId="5EA8A522" w14:textId="77777777" w:rsidR="00CF2029" w:rsidRDefault="00CF2029" w:rsidP="00CF2029">
            <w:pPr>
              <w:rPr>
                <w:rFonts w:ascii="Segoe UI" w:hAnsi="Segoe UI" w:cs="Segoe UI"/>
                <w:color w:val="161616"/>
                <w:shd w:val="clear" w:color="auto" w:fill="FFFFFF"/>
              </w:rPr>
            </w:pPr>
            <w:r>
              <w:rPr>
                <w:rFonts w:ascii="Segoe UI" w:hAnsi="Segoe UI" w:cs="Segoe UI"/>
                <w:color w:val="161616"/>
                <w:shd w:val="clear" w:color="auto" w:fill="FFFFFF"/>
              </w:rPr>
              <w:t>If you intend to use a </w:t>
            </w:r>
            <w:r>
              <w:rPr>
                <w:rStyle w:val="Emphasis"/>
                <w:rFonts w:ascii="Segoe UI" w:hAnsi="Segoe UI" w:cs="Segoe UI"/>
                <w:color w:val="161616"/>
                <w:shd w:val="clear" w:color="auto" w:fill="FFFFFF"/>
              </w:rPr>
              <w:t>snowflake</w:t>
            </w:r>
            <w:r>
              <w:rPr>
                <w:rFonts w:ascii="Segoe UI" w:hAnsi="Segoe UI" w:cs="Segoe UI"/>
                <w:color w:val="161616"/>
                <w:shd w:val="clear" w:color="auto" w:fill="FFFFFF"/>
              </w:rPr>
              <w:t> schema in which dimension tables are related to one another, you should include the key for the </w:t>
            </w:r>
            <w:r>
              <w:rPr>
                <w:rStyle w:val="Emphasis"/>
                <w:rFonts w:ascii="Segoe UI" w:hAnsi="Segoe UI" w:cs="Segoe UI"/>
                <w:color w:val="161616"/>
                <w:shd w:val="clear" w:color="auto" w:fill="FFFFFF"/>
              </w:rPr>
              <w:t>parent</w:t>
            </w:r>
            <w:r>
              <w:rPr>
                <w:rFonts w:ascii="Segoe UI" w:hAnsi="Segoe UI" w:cs="Segoe UI"/>
                <w:color w:val="161616"/>
                <w:shd w:val="clear" w:color="auto" w:fill="FFFFFF"/>
              </w:rPr>
              <w:t> dimension in the definition of the </w:t>
            </w:r>
            <w:r>
              <w:rPr>
                <w:rStyle w:val="Emphasis"/>
                <w:rFonts w:ascii="Segoe UI" w:hAnsi="Segoe UI" w:cs="Segoe UI"/>
                <w:color w:val="161616"/>
                <w:shd w:val="clear" w:color="auto" w:fill="FFFFFF"/>
              </w:rPr>
              <w:t>child</w:t>
            </w:r>
            <w:r>
              <w:rPr>
                <w:rFonts w:ascii="Segoe UI" w:hAnsi="Segoe UI" w:cs="Segoe UI"/>
                <w:color w:val="161616"/>
                <w:shd w:val="clear" w:color="auto" w:fill="FFFFFF"/>
              </w:rPr>
              <w:t> dimension table. For example, the following SQL code could be used to move the geographical address details from the </w:t>
            </w:r>
            <w:proofErr w:type="spellStart"/>
            <w:r>
              <w:rPr>
                <w:rStyle w:val="Strong"/>
                <w:rFonts w:ascii="Segoe UI" w:hAnsi="Segoe UI" w:cs="Segoe UI"/>
                <w:color w:val="161616"/>
                <w:shd w:val="clear" w:color="auto" w:fill="FFFFFF"/>
              </w:rPr>
              <w:t>DimCustomer</w:t>
            </w:r>
            <w:proofErr w:type="spellEnd"/>
            <w:r>
              <w:rPr>
                <w:rFonts w:ascii="Segoe UI" w:hAnsi="Segoe UI" w:cs="Segoe UI"/>
                <w:color w:val="161616"/>
                <w:shd w:val="clear" w:color="auto" w:fill="FFFFFF"/>
              </w:rPr>
              <w:t> table to a separate </w:t>
            </w:r>
            <w:proofErr w:type="spellStart"/>
            <w:r>
              <w:rPr>
                <w:rStyle w:val="Strong"/>
                <w:rFonts w:ascii="Segoe UI" w:hAnsi="Segoe UI" w:cs="Segoe UI"/>
                <w:color w:val="161616"/>
                <w:shd w:val="clear" w:color="auto" w:fill="FFFFFF"/>
              </w:rPr>
              <w:t>DimGeography</w:t>
            </w:r>
            <w:proofErr w:type="spellEnd"/>
            <w:r>
              <w:rPr>
                <w:rFonts w:ascii="Segoe UI" w:hAnsi="Segoe UI" w:cs="Segoe UI"/>
                <w:color w:val="161616"/>
                <w:shd w:val="clear" w:color="auto" w:fill="FFFFFF"/>
              </w:rPr>
              <w:t> dimension table:</w:t>
            </w:r>
          </w:p>
          <w:p w14:paraId="05DF6C89" w14:textId="77777777" w:rsidR="00CF2029" w:rsidRDefault="00CF2029">
            <w:pPr>
              <w:rPr>
                <w:rFonts w:ascii="Segoe UI" w:hAnsi="Segoe UI" w:cs="Segoe UI"/>
                <w:color w:val="161616"/>
                <w:shd w:val="clear" w:color="auto" w:fill="FFFFFF"/>
              </w:rPr>
            </w:pPr>
          </w:p>
        </w:tc>
        <w:tc>
          <w:tcPr>
            <w:tcW w:w="4508" w:type="dxa"/>
          </w:tcPr>
          <w:p w14:paraId="675386FA" w14:textId="54CD7636" w:rsidR="00CF2029" w:rsidRDefault="00CF2029">
            <w:pPr>
              <w:rPr>
                <w:rFonts w:ascii="Segoe UI" w:hAnsi="Segoe UI" w:cs="Segoe UI"/>
                <w:color w:val="161616"/>
                <w:shd w:val="clear" w:color="auto" w:fill="FFFFFF"/>
              </w:rPr>
            </w:pPr>
            <w:r w:rsidRPr="00BC0CD2">
              <w:drawing>
                <wp:inline distT="0" distB="0" distL="0" distR="0" wp14:anchorId="693CE76E" wp14:editId="608763CA">
                  <wp:extent cx="2474197" cy="3758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913" cy="3762151"/>
                          </a:xfrm>
                          <a:prstGeom prst="rect">
                            <a:avLst/>
                          </a:prstGeom>
                        </pic:spPr>
                      </pic:pic>
                    </a:graphicData>
                  </a:graphic>
                </wp:inline>
              </w:drawing>
            </w:r>
          </w:p>
        </w:tc>
      </w:tr>
    </w:tbl>
    <w:p w14:paraId="62DD62D0" w14:textId="77777777" w:rsidR="00CF2029" w:rsidRDefault="00CF2029">
      <w:pPr>
        <w:rPr>
          <w:rFonts w:ascii="Segoe UI" w:hAnsi="Segoe UI" w:cs="Segoe UI"/>
          <w:color w:val="161616"/>
          <w:shd w:val="clear" w:color="auto" w:fill="FFFFFF"/>
        </w:rPr>
      </w:pPr>
    </w:p>
    <w:p w14:paraId="32FCAD7A" w14:textId="361B6A65" w:rsidR="002F0942" w:rsidRDefault="002F0942"/>
    <w:p w14:paraId="3E0FEFFB" w14:textId="77777777" w:rsidR="002B7632" w:rsidRDefault="002B7632" w:rsidP="002B7632">
      <w:pPr>
        <w:pStyle w:val="Heading3"/>
        <w:shd w:val="clear" w:color="auto" w:fill="FFFFFF"/>
        <w:spacing w:before="450" w:after="270"/>
        <w:rPr>
          <w:rFonts w:ascii="Segoe UI" w:hAnsi="Segoe UI" w:cs="Segoe UI"/>
          <w:color w:val="161616"/>
        </w:rPr>
      </w:pPr>
      <w:r>
        <w:rPr>
          <w:rFonts w:ascii="Segoe UI" w:hAnsi="Segoe UI" w:cs="Segoe UI"/>
          <w:color w:val="161616"/>
        </w:rPr>
        <w:lastRenderedPageBreak/>
        <w:t>Time dimension tables</w:t>
      </w:r>
    </w:p>
    <w:p w14:paraId="0476581D" w14:textId="77777777" w:rsidR="002B7632" w:rsidRDefault="002B7632" w:rsidP="002B7632">
      <w:pPr>
        <w:pStyle w:val="NormalWeb"/>
        <w:shd w:val="clear" w:color="auto" w:fill="FFFFFF"/>
        <w:rPr>
          <w:rFonts w:ascii="Segoe UI" w:hAnsi="Segoe UI" w:cs="Segoe UI"/>
          <w:color w:val="161616"/>
        </w:rPr>
      </w:pPr>
      <w:r>
        <w:rPr>
          <w:rFonts w:ascii="Segoe UI" w:hAnsi="Segoe UI" w:cs="Segoe UI"/>
          <w:color w:val="161616"/>
        </w:rPr>
        <w:t>Most data warehouses include a </w:t>
      </w:r>
      <w:r>
        <w:rPr>
          <w:rStyle w:val="Emphasis"/>
          <w:rFonts w:ascii="Segoe UI" w:eastAsiaTheme="majorEastAsia" w:hAnsi="Segoe UI" w:cs="Segoe UI"/>
          <w:color w:val="161616"/>
        </w:rPr>
        <w:t>time</w:t>
      </w:r>
      <w:r>
        <w:rPr>
          <w:rFonts w:ascii="Segoe UI" w:hAnsi="Segoe UI" w:cs="Segoe UI"/>
          <w:color w:val="161616"/>
        </w:rPr>
        <w:t> dimension table that enables you to aggregate data by multiple hierarchical levels of time interval. For example, the following example creates a </w:t>
      </w:r>
      <w:proofErr w:type="spellStart"/>
      <w:r>
        <w:rPr>
          <w:rStyle w:val="Strong"/>
          <w:rFonts w:ascii="Segoe UI" w:hAnsi="Segoe UI" w:cs="Segoe UI"/>
          <w:color w:val="161616"/>
        </w:rPr>
        <w:t>DimDate</w:t>
      </w:r>
      <w:proofErr w:type="spellEnd"/>
      <w:r>
        <w:rPr>
          <w:rFonts w:ascii="Segoe UI" w:hAnsi="Segoe UI" w:cs="Segoe UI"/>
          <w:color w:val="161616"/>
        </w:rPr>
        <w:t> table with attributes that relate to specific dates.</w:t>
      </w:r>
    </w:p>
    <w:p w14:paraId="0900C689" w14:textId="435DD7C3" w:rsidR="00BC0CD2" w:rsidRDefault="00B354CE">
      <w:r w:rsidRPr="00B354CE">
        <w:drawing>
          <wp:inline distT="0" distB="0" distL="0" distR="0" wp14:anchorId="022B3AB8" wp14:editId="3F514A0E">
            <wp:extent cx="1945082" cy="23470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8422" cy="2351066"/>
                    </a:xfrm>
                    <a:prstGeom prst="rect">
                      <a:avLst/>
                    </a:prstGeom>
                  </pic:spPr>
                </pic:pic>
              </a:graphicData>
            </a:graphic>
          </wp:inline>
        </w:drawing>
      </w:r>
    </w:p>
    <w:p w14:paraId="5CC036B1" w14:textId="77777777" w:rsidR="006F6632" w:rsidRPr="006F6632" w:rsidRDefault="006F6632" w:rsidP="006F6632">
      <w:pPr>
        <w:spacing w:after="0" w:line="240" w:lineRule="auto"/>
        <w:rPr>
          <w:rFonts w:ascii="Segoe UI" w:eastAsia="Times New Roman" w:hAnsi="Segoe UI" w:cs="Segoe UI"/>
          <w:b/>
          <w:bCs/>
          <w:sz w:val="24"/>
          <w:szCs w:val="24"/>
          <w:lang w:eastAsia="en-IN"/>
        </w:rPr>
      </w:pPr>
      <w:r w:rsidRPr="006F6632">
        <w:rPr>
          <w:rFonts w:ascii="Segoe UI" w:eastAsia="Times New Roman" w:hAnsi="Segoe UI" w:cs="Segoe UI"/>
          <w:b/>
          <w:bCs/>
          <w:sz w:val="24"/>
          <w:szCs w:val="24"/>
          <w:lang w:eastAsia="en-IN"/>
        </w:rPr>
        <w:t> Tip</w:t>
      </w:r>
    </w:p>
    <w:p w14:paraId="54FF1A76" w14:textId="77777777" w:rsidR="006F6632" w:rsidRPr="006F6632" w:rsidRDefault="006F6632" w:rsidP="006F6632">
      <w:pPr>
        <w:spacing w:before="100" w:beforeAutospacing="1" w:after="100" w:afterAutospacing="1" w:line="240" w:lineRule="auto"/>
        <w:rPr>
          <w:rFonts w:ascii="Segoe UI" w:eastAsia="Times New Roman" w:hAnsi="Segoe UI" w:cs="Segoe UI"/>
          <w:color w:val="161616"/>
          <w:sz w:val="24"/>
          <w:szCs w:val="24"/>
          <w:lang w:eastAsia="en-IN"/>
        </w:rPr>
      </w:pPr>
      <w:r w:rsidRPr="006F6632">
        <w:rPr>
          <w:rFonts w:ascii="Segoe UI" w:eastAsia="Times New Roman" w:hAnsi="Segoe UI" w:cs="Segoe UI"/>
          <w:color w:val="161616"/>
          <w:sz w:val="24"/>
          <w:szCs w:val="24"/>
          <w:lang w:eastAsia="en-IN"/>
        </w:rPr>
        <w:t>A common pattern when creating a dimension table for dates is to use the numeric date in </w:t>
      </w:r>
      <w:r w:rsidRPr="006F6632">
        <w:rPr>
          <w:rFonts w:ascii="Segoe UI" w:eastAsia="Times New Roman" w:hAnsi="Segoe UI" w:cs="Segoe UI"/>
          <w:i/>
          <w:iCs/>
          <w:color w:val="161616"/>
          <w:sz w:val="24"/>
          <w:szCs w:val="24"/>
          <w:lang w:eastAsia="en-IN"/>
        </w:rPr>
        <w:t>DDMMYYYY</w:t>
      </w:r>
      <w:r w:rsidRPr="006F6632">
        <w:rPr>
          <w:rFonts w:ascii="Segoe UI" w:eastAsia="Times New Roman" w:hAnsi="Segoe UI" w:cs="Segoe UI"/>
          <w:color w:val="161616"/>
          <w:sz w:val="24"/>
          <w:szCs w:val="24"/>
          <w:lang w:eastAsia="en-IN"/>
        </w:rPr>
        <w:t> or </w:t>
      </w:r>
      <w:r w:rsidRPr="006F6632">
        <w:rPr>
          <w:rFonts w:ascii="Segoe UI" w:eastAsia="Times New Roman" w:hAnsi="Segoe UI" w:cs="Segoe UI"/>
          <w:i/>
          <w:iCs/>
          <w:color w:val="161616"/>
          <w:sz w:val="24"/>
          <w:szCs w:val="24"/>
          <w:lang w:eastAsia="en-IN"/>
        </w:rPr>
        <w:t>YYYYMMDD</w:t>
      </w:r>
      <w:r w:rsidRPr="006F6632">
        <w:rPr>
          <w:rFonts w:ascii="Segoe UI" w:eastAsia="Times New Roman" w:hAnsi="Segoe UI" w:cs="Segoe UI"/>
          <w:color w:val="161616"/>
          <w:sz w:val="24"/>
          <w:szCs w:val="24"/>
          <w:lang w:eastAsia="en-IN"/>
        </w:rPr>
        <w:t> format as an integer surrogate key, and the date as a </w:t>
      </w:r>
      <w:r w:rsidRPr="006F6632">
        <w:rPr>
          <w:rFonts w:ascii="Consolas" w:eastAsia="Times New Roman" w:hAnsi="Consolas" w:cs="Courier New"/>
          <w:color w:val="161616"/>
          <w:sz w:val="20"/>
          <w:szCs w:val="20"/>
          <w:lang w:eastAsia="en-IN"/>
        </w:rPr>
        <w:t>DATE</w:t>
      </w:r>
      <w:r w:rsidRPr="006F6632">
        <w:rPr>
          <w:rFonts w:ascii="Segoe UI" w:eastAsia="Times New Roman" w:hAnsi="Segoe UI" w:cs="Segoe UI"/>
          <w:color w:val="161616"/>
          <w:sz w:val="24"/>
          <w:szCs w:val="24"/>
          <w:lang w:eastAsia="en-IN"/>
        </w:rPr>
        <w:t> or </w:t>
      </w:r>
      <w:r w:rsidRPr="006F6632">
        <w:rPr>
          <w:rFonts w:ascii="Consolas" w:eastAsia="Times New Roman" w:hAnsi="Consolas" w:cs="Courier New"/>
          <w:color w:val="161616"/>
          <w:sz w:val="20"/>
          <w:szCs w:val="20"/>
          <w:lang w:eastAsia="en-IN"/>
        </w:rPr>
        <w:t>DATETIME</w:t>
      </w:r>
      <w:r w:rsidRPr="006F6632">
        <w:rPr>
          <w:rFonts w:ascii="Segoe UI" w:eastAsia="Times New Roman" w:hAnsi="Segoe UI" w:cs="Segoe UI"/>
          <w:color w:val="161616"/>
          <w:sz w:val="24"/>
          <w:szCs w:val="24"/>
          <w:lang w:eastAsia="en-IN"/>
        </w:rPr>
        <w:t> datatype as the alternate key.</w:t>
      </w:r>
    </w:p>
    <w:p w14:paraId="0D0224D1" w14:textId="77777777" w:rsidR="006F6632" w:rsidRPr="006F6632" w:rsidRDefault="006F6632" w:rsidP="006F6632">
      <w:pPr>
        <w:pStyle w:val="Heading2"/>
        <w:shd w:val="clear" w:color="auto" w:fill="FFFFFF"/>
        <w:spacing w:before="480" w:after="180"/>
        <w:rPr>
          <w:rFonts w:ascii="Segoe UI" w:hAnsi="Segoe UI" w:cs="Segoe UI"/>
          <w:b/>
          <w:bCs/>
          <w:color w:val="161616"/>
        </w:rPr>
      </w:pPr>
      <w:r w:rsidRPr="006F6632">
        <w:rPr>
          <w:rFonts w:ascii="Segoe UI" w:hAnsi="Segoe UI" w:cs="Segoe UI"/>
          <w:b/>
          <w:bCs/>
          <w:color w:val="161616"/>
        </w:rPr>
        <w:t>Creating fact tables</w:t>
      </w:r>
    </w:p>
    <w:p w14:paraId="264B0E0D" w14:textId="77777777" w:rsidR="006F6632" w:rsidRDefault="006F6632" w:rsidP="006F6632">
      <w:pPr>
        <w:pStyle w:val="NormalWeb"/>
        <w:shd w:val="clear" w:color="auto" w:fill="FFFFFF"/>
        <w:rPr>
          <w:rFonts w:ascii="Segoe UI" w:hAnsi="Segoe UI" w:cs="Segoe UI"/>
          <w:color w:val="161616"/>
        </w:rPr>
      </w:pPr>
      <w:r>
        <w:rPr>
          <w:rFonts w:ascii="Segoe UI" w:hAnsi="Segoe UI" w:cs="Segoe UI"/>
          <w:color w:val="161616"/>
        </w:rPr>
        <w:t xml:space="preserve">Fact tables include the keys for each dimension to which they're related, and the attributes and numeric measures for specific events or observations that you want to </w:t>
      </w:r>
      <w:proofErr w:type="spellStart"/>
      <w:r>
        <w:rPr>
          <w:rFonts w:ascii="Segoe UI" w:hAnsi="Segoe UI" w:cs="Segoe UI"/>
          <w:color w:val="161616"/>
        </w:rPr>
        <w:t>analyze</w:t>
      </w:r>
      <w:proofErr w:type="spellEnd"/>
      <w:r>
        <w:rPr>
          <w:rFonts w:ascii="Segoe UI" w:hAnsi="Segoe UI" w:cs="Segoe UI"/>
          <w:color w:val="161616"/>
        </w:rPr>
        <w:t>.</w:t>
      </w:r>
    </w:p>
    <w:p w14:paraId="2866D9AF" w14:textId="77777777" w:rsidR="006F6632" w:rsidRDefault="006F6632" w:rsidP="006F6632">
      <w:pPr>
        <w:pStyle w:val="NormalWeb"/>
        <w:shd w:val="clear" w:color="auto" w:fill="FFFFFF"/>
        <w:rPr>
          <w:rFonts w:ascii="Segoe UI" w:hAnsi="Segoe UI" w:cs="Segoe UI"/>
          <w:color w:val="161616"/>
        </w:rPr>
      </w:pPr>
      <w:r>
        <w:rPr>
          <w:rFonts w:ascii="Segoe UI" w:hAnsi="Segoe UI" w:cs="Segoe UI"/>
          <w:color w:val="161616"/>
        </w:rPr>
        <w:t>The following code example creates a hypothetical fact table named </w:t>
      </w:r>
      <w:proofErr w:type="spellStart"/>
      <w:r>
        <w:rPr>
          <w:rStyle w:val="Strong"/>
          <w:rFonts w:ascii="Segoe UI" w:eastAsiaTheme="majorEastAsia" w:hAnsi="Segoe UI" w:cs="Segoe UI"/>
          <w:color w:val="161616"/>
        </w:rPr>
        <w:t>FactSales</w:t>
      </w:r>
      <w:proofErr w:type="spellEnd"/>
      <w:r>
        <w:rPr>
          <w:rFonts w:ascii="Segoe UI" w:hAnsi="Segoe UI" w:cs="Segoe UI"/>
          <w:color w:val="161616"/>
        </w:rPr>
        <w:t> that is related to multiple dimensions through key columns (date, customer, product, and store)</w:t>
      </w:r>
    </w:p>
    <w:p w14:paraId="12E22B76" w14:textId="5AA5717F" w:rsidR="002B7632" w:rsidRDefault="00DA0A6A">
      <w:r w:rsidRPr="00DA0A6A">
        <w:lastRenderedPageBreak/>
        <w:drawing>
          <wp:inline distT="0" distB="0" distL="0" distR="0" wp14:anchorId="17FFEBE8" wp14:editId="5009E3CB">
            <wp:extent cx="2648086" cy="3219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8086" cy="3219615"/>
                    </a:xfrm>
                    <a:prstGeom prst="rect">
                      <a:avLst/>
                    </a:prstGeom>
                  </pic:spPr>
                </pic:pic>
              </a:graphicData>
            </a:graphic>
          </wp:inline>
        </w:drawing>
      </w:r>
    </w:p>
    <w:p w14:paraId="5881B141" w14:textId="77777777" w:rsidR="00FE0235" w:rsidRDefault="00FE0235" w:rsidP="00FE0235">
      <w:pPr>
        <w:pStyle w:val="Heading2"/>
        <w:shd w:val="clear" w:color="auto" w:fill="FFFFFF"/>
        <w:spacing w:before="480" w:after="180"/>
        <w:rPr>
          <w:rFonts w:ascii="Segoe UI" w:hAnsi="Segoe UI" w:cs="Segoe UI"/>
          <w:color w:val="161616"/>
        </w:rPr>
      </w:pPr>
      <w:r>
        <w:rPr>
          <w:rFonts w:ascii="Segoe UI" w:hAnsi="Segoe UI" w:cs="Segoe UI"/>
          <w:color w:val="161616"/>
        </w:rPr>
        <w:t>Creating staging tables</w:t>
      </w:r>
    </w:p>
    <w:p w14:paraId="027A0175" w14:textId="77777777" w:rsidR="00FE0235" w:rsidRDefault="00FE0235" w:rsidP="00FE0235">
      <w:pPr>
        <w:pStyle w:val="NormalWeb"/>
        <w:shd w:val="clear" w:color="auto" w:fill="FFFFFF"/>
        <w:rPr>
          <w:rFonts w:ascii="Segoe UI" w:hAnsi="Segoe UI" w:cs="Segoe UI"/>
          <w:color w:val="161616"/>
        </w:rPr>
      </w:pPr>
      <w:r>
        <w:rPr>
          <w:rFonts w:ascii="Segoe UI" w:hAnsi="Segoe UI" w:cs="Segoe UI"/>
          <w:color w:val="161616"/>
        </w:rPr>
        <w:t>Staging tables are used as temporary storage for data as it's being loaded into the data warehouse. A typical pattern is to structure the table to make it as efficient as possible to ingest the data from its external source (often files in a data lake) into the relational database, and then use SQL statements to load the data from the staging tables into the dimension and fact tables.</w:t>
      </w:r>
    </w:p>
    <w:p w14:paraId="1D968CC5" w14:textId="77777777" w:rsidR="00FE0235" w:rsidRDefault="00FE0235" w:rsidP="00FE0235">
      <w:pPr>
        <w:pStyle w:val="NormalWeb"/>
        <w:shd w:val="clear" w:color="auto" w:fill="FFFFFF"/>
        <w:rPr>
          <w:rFonts w:ascii="Segoe UI" w:hAnsi="Segoe UI" w:cs="Segoe UI"/>
          <w:color w:val="161616"/>
        </w:rPr>
      </w:pPr>
      <w:r>
        <w:rPr>
          <w:rFonts w:ascii="Segoe UI" w:hAnsi="Segoe UI" w:cs="Segoe UI"/>
          <w:color w:val="161616"/>
        </w:rPr>
        <w:t>The following code example creates a staging table for product data that will ultimately be loaded into a dimension table:</w:t>
      </w:r>
    </w:p>
    <w:p w14:paraId="58571349" w14:textId="472E02D8" w:rsidR="00DA0A6A" w:rsidRDefault="00A83570">
      <w:r w:rsidRPr="00A83570">
        <w:drawing>
          <wp:inline distT="0" distB="0" distL="0" distR="0" wp14:anchorId="4B2FEE30" wp14:editId="49D0D895">
            <wp:extent cx="2348922"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501" cy="1971499"/>
                    </a:xfrm>
                    <a:prstGeom prst="rect">
                      <a:avLst/>
                    </a:prstGeom>
                  </pic:spPr>
                </pic:pic>
              </a:graphicData>
            </a:graphic>
          </wp:inline>
        </w:drawing>
      </w:r>
    </w:p>
    <w:p w14:paraId="6E938D51" w14:textId="77777777" w:rsidR="00A83570" w:rsidRPr="004D3EBC" w:rsidRDefault="00A83570" w:rsidP="00A83570">
      <w:pPr>
        <w:pStyle w:val="Heading3"/>
        <w:shd w:val="clear" w:color="auto" w:fill="FFFFFF"/>
        <w:spacing w:before="450" w:after="270"/>
        <w:rPr>
          <w:rFonts w:ascii="Segoe UI" w:hAnsi="Segoe UI" w:cs="Segoe UI"/>
          <w:b/>
          <w:bCs/>
          <w:color w:val="161616"/>
        </w:rPr>
      </w:pPr>
      <w:r w:rsidRPr="004D3EBC">
        <w:rPr>
          <w:rFonts w:ascii="Segoe UI" w:hAnsi="Segoe UI" w:cs="Segoe UI"/>
          <w:b/>
          <w:bCs/>
          <w:color w:val="161616"/>
        </w:rPr>
        <w:t>Using external tables</w:t>
      </w:r>
    </w:p>
    <w:p w14:paraId="2DA14E9E" w14:textId="77777777" w:rsidR="00A83570" w:rsidRDefault="00A83570" w:rsidP="00A83570">
      <w:pPr>
        <w:pStyle w:val="NormalWeb"/>
        <w:shd w:val="clear" w:color="auto" w:fill="FFFFFF"/>
        <w:rPr>
          <w:rFonts w:ascii="Segoe UI" w:hAnsi="Segoe UI" w:cs="Segoe UI"/>
          <w:color w:val="161616"/>
        </w:rPr>
      </w:pPr>
      <w:r>
        <w:rPr>
          <w:rFonts w:ascii="Segoe UI" w:hAnsi="Segoe UI" w:cs="Segoe UI"/>
          <w:color w:val="161616"/>
        </w:rPr>
        <w:t xml:space="preserve">In some cases, if the data to be loaded is in files with an appropriate structure, it can be more effective to create external tables that reference the file location. This way, </w:t>
      </w:r>
      <w:r>
        <w:rPr>
          <w:rFonts w:ascii="Segoe UI" w:hAnsi="Segoe UI" w:cs="Segoe UI"/>
          <w:color w:val="161616"/>
        </w:rPr>
        <w:lastRenderedPageBreak/>
        <w:t>the data can be read directly from the source files instead of being loaded into the relational store. The following example, shows how to create an external table that references files in the data lake associated with the Synapse workspace:</w:t>
      </w:r>
    </w:p>
    <w:p w14:paraId="792273FD" w14:textId="17FB3C49" w:rsidR="00A83570" w:rsidRDefault="00532AAB">
      <w:r w:rsidRPr="00532AAB">
        <w:drawing>
          <wp:inline distT="0" distB="0" distL="0" distR="0" wp14:anchorId="1C44735F" wp14:editId="48393A8C">
            <wp:extent cx="4616450" cy="3708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688" cy="3708591"/>
                    </a:xfrm>
                    <a:prstGeom prst="rect">
                      <a:avLst/>
                    </a:prstGeom>
                  </pic:spPr>
                </pic:pic>
              </a:graphicData>
            </a:graphic>
          </wp:inline>
        </w:drawing>
      </w:r>
    </w:p>
    <w:p w14:paraId="03325784" w14:textId="77777777" w:rsidR="004D3EBC" w:rsidRDefault="004D3EBC" w:rsidP="004D3EBC">
      <w:pPr>
        <w:pStyle w:val="alert-title"/>
        <w:spacing w:before="0" w:beforeAutospacing="0" w:after="0" w:afterAutospacing="0"/>
        <w:rPr>
          <w:rFonts w:ascii="Segoe UI" w:hAnsi="Segoe UI" w:cs="Segoe UI"/>
          <w:b/>
          <w:bCs/>
        </w:rPr>
      </w:pPr>
      <w:r>
        <w:rPr>
          <w:rFonts w:ascii="Segoe UI" w:hAnsi="Segoe UI" w:cs="Segoe UI"/>
          <w:b/>
          <w:bCs/>
        </w:rPr>
        <w:t>Note</w:t>
      </w:r>
    </w:p>
    <w:p w14:paraId="3D540D70" w14:textId="77777777" w:rsidR="004D3EBC" w:rsidRDefault="004D3EBC" w:rsidP="004D3EBC">
      <w:pPr>
        <w:pStyle w:val="NormalWeb"/>
        <w:rPr>
          <w:rFonts w:ascii="Segoe UI" w:hAnsi="Segoe UI" w:cs="Segoe UI"/>
          <w:color w:val="161616"/>
        </w:rPr>
      </w:pPr>
      <w:r>
        <w:rPr>
          <w:rFonts w:ascii="Segoe UI" w:hAnsi="Segoe UI" w:cs="Segoe UI"/>
          <w:color w:val="161616"/>
        </w:rPr>
        <w:t>For more information about using external tables, see </w:t>
      </w:r>
      <w:hyperlink r:id="rId21" w:history="1">
        <w:r>
          <w:rPr>
            <w:rStyle w:val="Hyperlink"/>
            <w:rFonts w:ascii="Segoe UI" w:eastAsiaTheme="majorEastAsia" w:hAnsi="Segoe UI" w:cs="Segoe UI"/>
            <w:b/>
            <w:bCs/>
          </w:rPr>
          <w:t>Use external tables with Synapse SQL</w:t>
        </w:r>
      </w:hyperlink>
      <w:r>
        <w:rPr>
          <w:rFonts w:ascii="Segoe UI" w:hAnsi="Segoe UI" w:cs="Segoe UI"/>
          <w:color w:val="161616"/>
        </w:rPr>
        <w:t> in the Azure Synapse Analytics documentation.</w:t>
      </w:r>
    </w:p>
    <w:p w14:paraId="3299BCB5" w14:textId="77777777" w:rsidR="00532AAB" w:rsidRDefault="00532AAB"/>
    <w:p w14:paraId="42477130" w14:textId="77777777" w:rsidR="00206F22" w:rsidRDefault="00206F22" w:rsidP="00206F22">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data warehouse tables</w:t>
      </w:r>
    </w:p>
    <w:p w14:paraId="3F9215CA" w14:textId="55919276" w:rsidR="001C48B4" w:rsidRDefault="00AA1211">
      <w:pPr>
        <w:rPr>
          <w:rFonts w:ascii="Segoe UI" w:hAnsi="Segoe UI" w:cs="Segoe UI"/>
          <w:color w:val="161616"/>
          <w:shd w:val="clear" w:color="auto" w:fill="FFFFFF"/>
        </w:rPr>
      </w:pPr>
      <w:r>
        <w:rPr>
          <w:rFonts w:ascii="Segoe UI" w:hAnsi="Segoe UI" w:cs="Segoe UI"/>
          <w:color w:val="161616"/>
          <w:shd w:val="clear" w:color="auto" w:fill="FFFFFF"/>
        </w:rPr>
        <w:t>At a basic level, loading a data warehouse is typically achieved by adding new data from files in a data lake into tables in the data warehouse. The </w:t>
      </w:r>
      <w:r>
        <w:rPr>
          <w:rStyle w:val="HTMLCode"/>
          <w:rFonts w:ascii="Consolas" w:eastAsiaTheme="minorHAnsi" w:hAnsi="Consolas"/>
          <w:color w:val="161616"/>
        </w:rPr>
        <w:t>COPY</w:t>
      </w:r>
      <w:r>
        <w:rPr>
          <w:rFonts w:ascii="Segoe UI" w:hAnsi="Segoe UI" w:cs="Segoe UI"/>
          <w:color w:val="161616"/>
          <w:shd w:val="clear" w:color="auto" w:fill="FFFFFF"/>
        </w:rPr>
        <w:t> statement is an effective way to accomplish this task, as shown in the following example:</w:t>
      </w:r>
    </w:p>
    <w:p w14:paraId="43E79A60" w14:textId="39C3812B" w:rsidR="00AA1211" w:rsidRDefault="00AA1211">
      <w:r w:rsidRPr="00AA1211">
        <w:drawing>
          <wp:inline distT="0" distB="0" distL="0" distR="0" wp14:anchorId="1C3F15E1" wp14:editId="3B37289D">
            <wp:extent cx="5073911" cy="1390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911" cy="1390721"/>
                    </a:xfrm>
                    <a:prstGeom prst="rect">
                      <a:avLst/>
                    </a:prstGeom>
                  </pic:spPr>
                </pic:pic>
              </a:graphicData>
            </a:graphic>
          </wp:inline>
        </w:drawing>
      </w:r>
    </w:p>
    <w:p w14:paraId="33519368" w14:textId="77777777" w:rsidR="00096314" w:rsidRPr="00096314" w:rsidRDefault="00096314" w:rsidP="00096314">
      <w:pPr>
        <w:pStyle w:val="Heading2"/>
        <w:shd w:val="clear" w:color="auto" w:fill="FFFFFF"/>
        <w:spacing w:before="480" w:after="180"/>
        <w:rPr>
          <w:rFonts w:ascii="Segoe UI" w:hAnsi="Segoe UI" w:cs="Segoe UI"/>
          <w:b/>
          <w:bCs/>
          <w:color w:val="161616"/>
        </w:rPr>
      </w:pPr>
      <w:r w:rsidRPr="00096314">
        <w:rPr>
          <w:rFonts w:ascii="Segoe UI" w:hAnsi="Segoe UI" w:cs="Segoe UI"/>
          <w:b/>
          <w:bCs/>
          <w:color w:val="161616"/>
        </w:rPr>
        <w:lastRenderedPageBreak/>
        <w:t>Considerations for designing a data warehouse load process</w:t>
      </w:r>
    </w:p>
    <w:p w14:paraId="5B90CE4D" w14:textId="77777777" w:rsidR="00096314" w:rsidRDefault="00096314" w:rsidP="00096314">
      <w:pPr>
        <w:pStyle w:val="NormalWeb"/>
        <w:shd w:val="clear" w:color="auto" w:fill="FFFFFF"/>
        <w:rPr>
          <w:rFonts w:ascii="Segoe UI" w:hAnsi="Segoe UI" w:cs="Segoe UI"/>
          <w:color w:val="161616"/>
        </w:rPr>
      </w:pPr>
      <w:r>
        <w:rPr>
          <w:rFonts w:ascii="Segoe UI" w:hAnsi="Segoe UI" w:cs="Segoe UI"/>
          <w:color w:val="161616"/>
        </w:rPr>
        <w:t xml:space="preserve">One of the most common patterns for loading a data warehouse is to transfer data from source systems to files in a data lake, ingest the file data into staging tables, and then use SQL statements to load the data from the staging tables into the dimension and fact tables. </w:t>
      </w:r>
      <w:proofErr w:type="gramStart"/>
      <w:r>
        <w:rPr>
          <w:rFonts w:ascii="Segoe UI" w:hAnsi="Segoe UI" w:cs="Segoe UI"/>
          <w:color w:val="161616"/>
        </w:rPr>
        <w:t>Usually</w:t>
      </w:r>
      <w:proofErr w:type="gramEnd"/>
      <w:r>
        <w:rPr>
          <w:rFonts w:ascii="Segoe UI" w:hAnsi="Segoe UI" w:cs="Segoe UI"/>
          <w:color w:val="161616"/>
        </w:rPr>
        <w:t xml:space="preserve"> data loading is performed as a periodic batch process in which inserts and updates to the data warehouse are coordinated to occur at a regular interval (for example, daily, weekly, or monthly).</w:t>
      </w:r>
    </w:p>
    <w:p w14:paraId="5D4751CA" w14:textId="77777777" w:rsidR="00096314" w:rsidRDefault="00096314" w:rsidP="00096314">
      <w:pPr>
        <w:pStyle w:val="NormalWeb"/>
        <w:shd w:val="clear" w:color="auto" w:fill="FFFFFF"/>
        <w:rPr>
          <w:rFonts w:ascii="Segoe UI" w:hAnsi="Segoe UI" w:cs="Segoe UI"/>
          <w:color w:val="161616"/>
        </w:rPr>
      </w:pPr>
      <w:r>
        <w:rPr>
          <w:rFonts w:ascii="Segoe UI" w:hAnsi="Segoe UI" w:cs="Segoe UI"/>
          <w:color w:val="161616"/>
        </w:rPr>
        <w:t>In most cases, you should implement a data warehouse load process that performs tasks in the following order:</w:t>
      </w:r>
    </w:p>
    <w:p w14:paraId="141988DA" w14:textId="77777777" w:rsidR="00096314" w:rsidRDefault="00096314" w:rsidP="00096314">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Ingest the new data to be loaded into a data lake, applying pre-load cleansing or transformations as required.</w:t>
      </w:r>
    </w:p>
    <w:p w14:paraId="32A3DE33" w14:textId="77777777" w:rsidR="00096314" w:rsidRDefault="00096314" w:rsidP="00096314">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Load the data from files into staging tables in the relational data warehouse.</w:t>
      </w:r>
    </w:p>
    <w:p w14:paraId="53901D8C" w14:textId="77777777" w:rsidR="00096314" w:rsidRDefault="00096314" w:rsidP="00096314">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Load the dimension tables from the dimension data in the staging tables, updating existing rows or inserting new rows and generating surrogate key values as necessary.</w:t>
      </w:r>
    </w:p>
    <w:p w14:paraId="5ACA6796" w14:textId="77777777" w:rsidR="00096314" w:rsidRDefault="00096314" w:rsidP="00096314">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Load the fact tables from the fact data in the staging tables, looking up the appropriate surrogate keys for related dimensions.</w:t>
      </w:r>
    </w:p>
    <w:p w14:paraId="21F4DCA1" w14:textId="77777777" w:rsidR="00096314" w:rsidRDefault="00096314" w:rsidP="00096314">
      <w:pPr>
        <w:numPr>
          <w:ilvl w:val="0"/>
          <w:numId w:val="7"/>
        </w:numPr>
        <w:shd w:val="clear" w:color="auto" w:fill="FFFFFF"/>
        <w:spacing w:after="0" w:line="240" w:lineRule="auto"/>
        <w:ind w:left="1290"/>
        <w:rPr>
          <w:rFonts w:ascii="Segoe UI" w:hAnsi="Segoe UI" w:cs="Segoe UI"/>
          <w:color w:val="161616"/>
        </w:rPr>
      </w:pPr>
      <w:r>
        <w:rPr>
          <w:rFonts w:ascii="Segoe UI" w:hAnsi="Segoe UI" w:cs="Segoe UI"/>
          <w:color w:val="161616"/>
        </w:rPr>
        <w:t>Perform post-load optimization by updating indexes and table distribution statistics.</w:t>
      </w:r>
    </w:p>
    <w:p w14:paraId="49C0DEFC" w14:textId="77777777" w:rsidR="00096314" w:rsidRDefault="00096314" w:rsidP="00096314">
      <w:pPr>
        <w:pStyle w:val="NormalWeb"/>
        <w:shd w:val="clear" w:color="auto" w:fill="FFFFFF"/>
        <w:rPr>
          <w:rFonts w:ascii="Segoe UI" w:hAnsi="Segoe UI" w:cs="Segoe UI"/>
          <w:color w:val="161616"/>
        </w:rPr>
      </w:pPr>
      <w:r>
        <w:rPr>
          <w:rFonts w:ascii="Segoe UI" w:hAnsi="Segoe UI" w:cs="Segoe UI"/>
          <w:color w:val="161616"/>
        </w:rPr>
        <w:t>After using the </w:t>
      </w:r>
      <w:r>
        <w:rPr>
          <w:rStyle w:val="HTMLCode"/>
          <w:rFonts w:ascii="Consolas" w:eastAsiaTheme="majorEastAsia" w:hAnsi="Consolas"/>
          <w:color w:val="161616"/>
        </w:rPr>
        <w:t>COPY</w:t>
      </w:r>
      <w:r>
        <w:rPr>
          <w:rFonts w:ascii="Segoe UI" w:hAnsi="Segoe UI" w:cs="Segoe UI"/>
          <w:color w:val="161616"/>
        </w:rPr>
        <w:t> statement to load data into staging tables, you can use a combination of </w:t>
      </w:r>
      <w:r>
        <w:rPr>
          <w:rStyle w:val="HTMLCode"/>
          <w:rFonts w:ascii="Consolas" w:eastAsiaTheme="majorEastAsia" w:hAnsi="Consolas"/>
          <w:color w:val="161616"/>
        </w:rPr>
        <w:t>INSERT</w:t>
      </w:r>
      <w:r>
        <w:rPr>
          <w:rFonts w:ascii="Segoe UI" w:hAnsi="Segoe UI" w:cs="Segoe UI"/>
          <w:color w:val="161616"/>
        </w:rPr>
        <w:t>, </w:t>
      </w:r>
      <w:r>
        <w:rPr>
          <w:rStyle w:val="HTMLCode"/>
          <w:rFonts w:ascii="Consolas" w:eastAsiaTheme="majorEastAsia" w:hAnsi="Consolas"/>
          <w:color w:val="161616"/>
        </w:rPr>
        <w:t>UPDATE</w:t>
      </w:r>
      <w:r>
        <w:rPr>
          <w:rFonts w:ascii="Segoe UI" w:hAnsi="Segoe UI" w:cs="Segoe UI"/>
          <w:color w:val="161616"/>
        </w:rPr>
        <w:t>, </w:t>
      </w:r>
      <w:r>
        <w:rPr>
          <w:rStyle w:val="HTMLCode"/>
          <w:rFonts w:ascii="Consolas" w:eastAsiaTheme="majorEastAsia" w:hAnsi="Consolas"/>
          <w:color w:val="161616"/>
        </w:rPr>
        <w:t>MERGE</w:t>
      </w:r>
      <w:r>
        <w:rPr>
          <w:rFonts w:ascii="Segoe UI" w:hAnsi="Segoe UI" w:cs="Segoe UI"/>
          <w:color w:val="161616"/>
        </w:rPr>
        <w:t>, and </w:t>
      </w:r>
      <w:r>
        <w:rPr>
          <w:rStyle w:val="HTMLCode"/>
          <w:rFonts w:ascii="Consolas" w:eastAsiaTheme="majorEastAsia" w:hAnsi="Consolas"/>
          <w:color w:val="161616"/>
        </w:rPr>
        <w:t>CREATE TABLE AS SELECT</w:t>
      </w:r>
      <w:r>
        <w:rPr>
          <w:rFonts w:ascii="Segoe UI" w:hAnsi="Segoe UI" w:cs="Segoe UI"/>
          <w:color w:val="161616"/>
        </w:rPr>
        <w:t> (</w:t>
      </w:r>
      <w:r>
        <w:rPr>
          <w:rStyle w:val="Emphasis"/>
          <w:rFonts w:ascii="Segoe UI" w:hAnsi="Segoe UI" w:cs="Segoe UI"/>
          <w:color w:val="161616"/>
        </w:rPr>
        <w:t>CTAS</w:t>
      </w:r>
      <w:r>
        <w:rPr>
          <w:rFonts w:ascii="Segoe UI" w:hAnsi="Segoe UI" w:cs="Segoe UI"/>
          <w:color w:val="161616"/>
        </w:rPr>
        <w:t>) statements to load the staged data into dimension and fact tables.</w:t>
      </w:r>
    </w:p>
    <w:p w14:paraId="073742DD" w14:textId="77777777" w:rsidR="00096314" w:rsidRDefault="00096314" w:rsidP="00096314">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6E0CDF8A" w14:textId="77777777" w:rsidR="00096314" w:rsidRDefault="00096314" w:rsidP="00096314">
      <w:pPr>
        <w:pStyle w:val="NormalWeb"/>
        <w:rPr>
          <w:rFonts w:ascii="Segoe UI" w:hAnsi="Segoe UI" w:cs="Segoe UI"/>
          <w:color w:val="161616"/>
        </w:rPr>
      </w:pPr>
      <w:r>
        <w:rPr>
          <w:rFonts w:ascii="Segoe UI" w:hAnsi="Segoe UI" w:cs="Segoe UI"/>
          <w:color w:val="161616"/>
        </w:rPr>
        <w:t>Implementing an effective data warehouse loading solution requires careful consideration of how to manage surrogate keys, slowly changing dimensions, and other complexities inherent in a relational data warehouse schema. To learn more about techniques for loading a data warehouse, consider completing the </w:t>
      </w:r>
      <w:hyperlink r:id="rId23" w:tgtFrame="az-portal" w:history="1">
        <w:r>
          <w:rPr>
            <w:rStyle w:val="Hyperlink"/>
            <w:rFonts w:ascii="Segoe UI" w:hAnsi="Segoe UI" w:cs="Segoe UI"/>
            <w:b/>
            <w:bCs/>
            <w:u w:val="none"/>
          </w:rPr>
          <w:t>Load data into a relational data warehouse</w:t>
        </w:r>
      </w:hyperlink>
      <w:r>
        <w:rPr>
          <w:rFonts w:ascii="Segoe UI" w:hAnsi="Segoe UI" w:cs="Segoe UI"/>
          <w:color w:val="161616"/>
        </w:rPr>
        <w:t> module.</w:t>
      </w:r>
    </w:p>
    <w:p w14:paraId="6D405D20" w14:textId="77777777" w:rsidR="00517A77" w:rsidRDefault="00517A77" w:rsidP="00517A7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Query a data warehouse</w:t>
      </w:r>
    </w:p>
    <w:p w14:paraId="6A59839E" w14:textId="48816E2B" w:rsidR="00AA1211" w:rsidRDefault="001954C5">
      <w:pPr>
        <w:rPr>
          <w:rFonts w:ascii="Segoe UI" w:hAnsi="Segoe UI" w:cs="Segoe UI"/>
          <w:color w:val="161616"/>
          <w:shd w:val="clear" w:color="auto" w:fill="FFFFFF"/>
        </w:rPr>
      </w:pPr>
      <w:r>
        <w:rPr>
          <w:rFonts w:ascii="Segoe UI" w:hAnsi="Segoe UI" w:cs="Segoe UI"/>
          <w:color w:val="161616"/>
          <w:shd w:val="clear" w:color="auto" w:fill="FFFFFF"/>
        </w:rPr>
        <w:t xml:space="preserve">When the dimension and fact tables in a data warehouse have been loaded with data, you can use SQL to query the tables and </w:t>
      </w:r>
      <w:proofErr w:type="spellStart"/>
      <w:r>
        <w:rPr>
          <w:rFonts w:ascii="Segoe UI" w:hAnsi="Segoe UI" w:cs="Segoe UI"/>
          <w:color w:val="161616"/>
          <w:shd w:val="clear" w:color="auto" w:fill="FFFFFF"/>
        </w:rPr>
        <w:t>analyze</w:t>
      </w:r>
      <w:proofErr w:type="spellEnd"/>
      <w:r>
        <w:rPr>
          <w:rFonts w:ascii="Segoe UI" w:hAnsi="Segoe UI" w:cs="Segoe UI"/>
          <w:color w:val="161616"/>
          <w:shd w:val="clear" w:color="auto" w:fill="FFFFFF"/>
        </w:rPr>
        <w:t xml:space="preserve"> the data they contain. The Transact-SQL syntax used to query tables in a Synapse dedicated SQL pool is </w:t>
      </w:r>
      <w:proofErr w:type="gramStart"/>
      <w:r>
        <w:rPr>
          <w:rFonts w:ascii="Segoe UI" w:hAnsi="Segoe UI" w:cs="Segoe UI"/>
          <w:color w:val="161616"/>
          <w:shd w:val="clear" w:color="auto" w:fill="FFFFFF"/>
        </w:rPr>
        <w:t>similar to</w:t>
      </w:r>
      <w:proofErr w:type="gramEnd"/>
      <w:r>
        <w:rPr>
          <w:rFonts w:ascii="Segoe UI" w:hAnsi="Segoe UI" w:cs="Segoe UI"/>
          <w:color w:val="161616"/>
          <w:shd w:val="clear" w:color="auto" w:fill="FFFFFF"/>
        </w:rPr>
        <w:t xml:space="preserve"> SQL used in SQL Server or Azure SQL Database.</w:t>
      </w:r>
    </w:p>
    <w:p w14:paraId="45B40721" w14:textId="77777777" w:rsidR="001954C5" w:rsidRPr="001954C5" w:rsidRDefault="001954C5" w:rsidP="001954C5">
      <w:pPr>
        <w:pStyle w:val="Heading2"/>
        <w:shd w:val="clear" w:color="auto" w:fill="FFFFFF"/>
        <w:spacing w:before="480" w:after="180"/>
        <w:rPr>
          <w:rFonts w:ascii="Segoe UI" w:hAnsi="Segoe UI" w:cs="Segoe UI"/>
          <w:b/>
          <w:bCs/>
          <w:color w:val="161616"/>
        </w:rPr>
      </w:pPr>
      <w:r w:rsidRPr="001954C5">
        <w:rPr>
          <w:rFonts w:ascii="Segoe UI" w:hAnsi="Segoe UI" w:cs="Segoe UI"/>
          <w:b/>
          <w:bCs/>
          <w:color w:val="161616"/>
        </w:rPr>
        <w:lastRenderedPageBreak/>
        <w:t>Aggregating measures by dimension attributes</w:t>
      </w:r>
    </w:p>
    <w:p w14:paraId="2682607F" w14:textId="77777777" w:rsidR="001954C5" w:rsidRDefault="001954C5" w:rsidP="001954C5">
      <w:pPr>
        <w:pStyle w:val="NormalWeb"/>
        <w:shd w:val="clear" w:color="auto" w:fill="FFFFFF"/>
        <w:rPr>
          <w:rFonts w:ascii="Segoe UI" w:hAnsi="Segoe UI" w:cs="Segoe UI"/>
          <w:color w:val="161616"/>
        </w:rPr>
      </w:pPr>
      <w:r>
        <w:rPr>
          <w:rFonts w:ascii="Segoe UI" w:hAnsi="Segoe UI" w:cs="Segoe UI"/>
          <w:color w:val="161616"/>
        </w:rPr>
        <w:t>Most data analytics with a data warehouse involves aggregating numeric measures in fact tables by attributes in dimension tables. Because of the way a star or snowflake schema is implemented, queries to perform this kind of aggregation rely on </w:t>
      </w:r>
      <w:r>
        <w:rPr>
          <w:rStyle w:val="HTMLCode"/>
          <w:rFonts w:ascii="Consolas" w:eastAsiaTheme="majorEastAsia" w:hAnsi="Consolas"/>
          <w:color w:val="161616"/>
        </w:rPr>
        <w:t>JOIN</w:t>
      </w:r>
      <w:r>
        <w:rPr>
          <w:rFonts w:ascii="Segoe UI" w:hAnsi="Segoe UI" w:cs="Segoe UI"/>
          <w:color w:val="161616"/>
        </w:rPr>
        <w:t> clauses to connect fact tables to dimension tables, and a combination of aggregate functions and </w:t>
      </w:r>
      <w:r>
        <w:rPr>
          <w:rStyle w:val="HTMLCode"/>
          <w:rFonts w:ascii="Consolas" w:eastAsiaTheme="majorEastAsia" w:hAnsi="Consolas"/>
          <w:color w:val="161616"/>
        </w:rPr>
        <w:t>GROUP BY</w:t>
      </w:r>
      <w:r>
        <w:rPr>
          <w:rFonts w:ascii="Segoe UI" w:hAnsi="Segoe UI" w:cs="Segoe UI"/>
          <w:color w:val="161616"/>
        </w:rPr>
        <w:t> clauses to define the aggregation hierarchies.</w:t>
      </w:r>
    </w:p>
    <w:p w14:paraId="72BCA400" w14:textId="77777777" w:rsidR="001954C5" w:rsidRDefault="001954C5" w:rsidP="001954C5">
      <w:pPr>
        <w:pStyle w:val="NormalWeb"/>
        <w:shd w:val="clear" w:color="auto" w:fill="FFFFFF"/>
        <w:rPr>
          <w:rFonts w:ascii="Segoe UI" w:hAnsi="Segoe UI" w:cs="Segoe UI"/>
          <w:color w:val="161616"/>
        </w:rPr>
      </w:pPr>
      <w:r>
        <w:rPr>
          <w:rFonts w:ascii="Segoe UI" w:hAnsi="Segoe UI" w:cs="Segoe UI"/>
          <w:color w:val="161616"/>
        </w:rPr>
        <w:t>For example, the following SQL queries the </w:t>
      </w:r>
      <w:proofErr w:type="spellStart"/>
      <w:r>
        <w:rPr>
          <w:rStyle w:val="Strong"/>
          <w:rFonts w:ascii="Segoe UI" w:hAnsi="Segoe UI" w:cs="Segoe UI"/>
          <w:color w:val="161616"/>
        </w:rPr>
        <w:t>FactSales</w:t>
      </w:r>
      <w:proofErr w:type="spellEnd"/>
      <w:r>
        <w:rPr>
          <w:rFonts w:ascii="Segoe UI" w:hAnsi="Segoe UI" w:cs="Segoe UI"/>
          <w:color w:val="161616"/>
        </w:rPr>
        <w:t> and </w:t>
      </w:r>
      <w:proofErr w:type="spellStart"/>
      <w:r>
        <w:rPr>
          <w:rStyle w:val="Strong"/>
          <w:rFonts w:ascii="Segoe UI" w:hAnsi="Segoe UI" w:cs="Segoe UI"/>
          <w:color w:val="161616"/>
        </w:rPr>
        <w:t>DimDate</w:t>
      </w:r>
      <w:proofErr w:type="spellEnd"/>
      <w:r>
        <w:rPr>
          <w:rFonts w:ascii="Segoe UI" w:hAnsi="Segoe UI" w:cs="Segoe UI"/>
          <w:color w:val="161616"/>
        </w:rPr>
        <w:t> tables in a hypothetical data warehouse to aggregate sales amounts by year and quarter:</w:t>
      </w:r>
    </w:p>
    <w:p w14:paraId="584CD222" w14:textId="79D344F6" w:rsidR="001954C5" w:rsidRDefault="00990F13">
      <w:r w:rsidRPr="00990F13">
        <w:drawing>
          <wp:inline distT="0" distB="0" distL="0" distR="0" wp14:anchorId="39099D55" wp14:editId="40E5AB68">
            <wp:extent cx="3880049" cy="1136708"/>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0049" cy="1136708"/>
                    </a:xfrm>
                    <a:prstGeom prst="rect">
                      <a:avLst/>
                    </a:prstGeom>
                  </pic:spPr>
                </pic:pic>
              </a:graphicData>
            </a:graphic>
          </wp:inline>
        </w:drawing>
      </w:r>
    </w:p>
    <w:p w14:paraId="6B1EDEE1" w14:textId="77777777" w:rsidR="00C40964" w:rsidRPr="00C40964" w:rsidRDefault="00C40964" w:rsidP="00C40964">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40964">
        <w:rPr>
          <w:rFonts w:ascii="Segoe UI" w:eastAsia="Times New Roman" w:hAnsi="Segoe UI" w:cs="Segoe UI"/>
          <w:color w:val="161616"/>
          <w:sz w:val="24"/>
          <w:szCs w:val="24"/>
          <w:lang w:eastAsia="en-IN"/>
        </w:rPr>
        <w:t xml:space="preserve">The results from this query would look </w:t>
      </w:r>
      <w:proofErr w:type="gramStart"/>
      <w:r w:rsidRPr="00C40964">
        <w:rPr>
          <w:rFonts w:ascii="Segoe UI" w:eastAsia="Times New Roman" w:hAnsi="Segoe UI" w:cs="Segoe UI"/>
          <w:color w:val="161616"/>
          <w:sz w:val="24"/>
          <w:szCs w:val="24"/>
          <w:lang w:eastAsia="en-IN"/>
        </w:rPr>
        <w:t>similar to</w:t>
      </w:r>
      <w:proofErr w:type="gramEnd"/>
      <w:r w:rsidRPr="00C40964">
        <w:rPr>
          <w:rFonts w:ascii="Segoe UI" w:eastAsia="Times New Roman" w:hAnsi="Segoe UI" w:cs="Segoe UI"/>
          <w:color w:val="161616"/>
          <w:sz w:val="24"/>
          <w:szCs w:val="24"/>
          <w:lang w:eastAsia="en-IN"/>
        </w:rPr>
        <w:t xml:space="preserve"> the following table:</w:t>
      </w:r>
    </w:p>
    <w:tbl>
      <w:tblPr>
        <w:tblW w:w="7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2"/>
        <w:gridCol w:w="3017"/>
        <w:gridCol w:w="1966"/>
      </w:tblGrid>
      <w:tr w:rsidR="00C40964" w:rsidRPr="00C40964" w14:paraId="1807585D" w14:textId="77777777" w:rsidTr="00C40964">
        <w:trPr>
          <w:trHeight w:val="256"/>
          <w:tblHeader/>
        </w:trPr>
        <w:tc>
          <w:tcPr>
            <w:tcW w:w="0" w:type="auto"/>
            <w:hideMark/>
          </w:tcPr>
          <w:p w14:paraId="1A594E0F" w14:textId="77777777" w:rsidR="00C40964" w:rsidRPr="00C40964" w:rsidRDefault="00C40964" w:rsidP="00C40964">
            <w:pPr>
              <w:spacing w:after="0" w:line="240" w:lineRule="auto"/>
              <w:rPr>
                <w:rFonts w:ascii="Times New Roman" w:eastAsia="Times New Roman" w:hAnsi="Times New Roman" w:cs="Times New Roman"/>
                <w:b/>
                <w:bCs/>
                <w:sz w:val="24"/>
                <w:szCs w:val="24"/>
                <w:lang w:eastAsia="en-IN"/>
              </w:rPr>
            </w:pPr>
            <w:proofErr w:type="spellStart"/>
            <w:r w:rsidRPr="00C40964">
              <w:rPr>
                <w:rFonts w:ascii="Times New Roman" w:eastAsia="Times New Roman" w:hAnsi="Times New Roman" w:cs="Times New Roman"/>
                <w:b/>
                <w:bCs/>
                <w:sz w:val="24"/>
                <w:szCs w:val="24"/>
                <w:lang w:eastAsia="en-IN"/>
              </w:rPr>
              <w:t>CalendarYear</w:t>
            </w:r>
            <w:proofErr w:type="spellEnd"/>
          </w:p>
        </w:tc>
        <w:tc>
          <w:tcPr>
            <w:tcW w:w="0" w:type="auto"/>
            <w:hideMark/>
          </w:tcPr>
          <w:p w14:paraId="6F1453B6" w14:textId="77777777" w:rsidR="00C40964" w:rsidRPr="00C40964" w:rsidRDefault="00C40964" w:rsidP="00C40964">
            <w:pPr>
              <w:spacing w:after="0" w:line="240" w:lineRule="auto"/>
              <w:rPr>
                <w:rFonts w:ascii="Times New Roman" w:eastAsia="Times New Roman" w:hAnsi="Times New Roman" w:cs="Times New Roman"/>
                <w:b/>
                <w:bCs/>
                <w:sz w:val="24"/>
                <w:szCs w:val="24"/>
                <w:lang w:eastAsia="en-IN"/>
              </w:rPr>
            </w:pPr>
            <w:proofErr w:type="spellStart"/>
            <w:r w:rsidRPr="00C40964">
              <w:rPr>
                <w:rFonts w:ascii="Times New Roman" w:eastAsia="Times New Roman" w:hAnsi="Times New Roman" w:cs="Times New Roman"/>
                <w:b/>
                <w:bCs/>
                <w:sz w:val="24"/>
                <w:szCs w:val="24"/>
                <w:lang w:eastAsia="en-IN"/>
              </w:rPr>
              <w:t>CalendarMonth</w:t>
            </w:r>
            <w:proofErr w:type="spellEnd"/>
          </w:p>
        </w:tc>
        <w:tc>
          <w:tcPr>
            <w:tcW w:w="0" w:type="auto"/>
            <w:hideMark/>
          </w:tcPr>
          <w:p w14:paraId="79DC6B25" w14:textId="77777777" w:rsidR="00C40964" w:rsidRPr="00C40964" w:rsidRDefault="00C40964" w:rsidP="00C40964">
            <w:pPr>
              <w:spacing w:after="0" w:line="240" w:lineRule="auto"/>
              <w:rPr>
                <w:rFonts w:ascii="Times New Roman" w:eastAsia="Times New Roman" w:hAnsi="Times New Roman" w:cs="Times New Roman"/>
                <w:b/>
                <w:bCs/>
                <w:sz w:val="24"/>
                <w:szCs w:val="24"/>
                <w:lang w:eastAsia="en-IN"/>
              </w:rPr>
            </w:pPr>
            <w:proofErr w:type="spellStart"/>
            <w:r w:rsidRPr="00C40964">
              <w:rPr>
                <w:rFonts w:ascii="Times New Roman" w:eastAsia="Times New Roman" w:hAnsi="Times New Roman" w:cs="Times New Roman"/>
                <w:b/>
                <w:bCs/>
                <w:sz w:val="24"/>
                <w:szCs w:val="24"/>
                <w:lang w:eastAsia="en-IN"/>
              </w:rPr>
              <w:t>TotalSales</w:t>
            </w:r>
            <w:proofErr w:type="spellEnd"/>
          </w:p>
        </w:tc>
      </w:tr>
      <w:tr w:rsidR="00C40964" w:rsidRPr="00C40964" w14:paraId="0B6F8C51" w14:textId="77777777" w:rsidTr="00C40964">
        <w:trPr>
          <w:trHeight w:val="246"/>
        </w:trPr>
        <w:tc>
          <w:tcPr>
            <w:tcW w:w="0" w:type="auto"/>
            <w:hideMark/>
          </w:tcPr>
          <w:p w14:paraId="6CD5AD3E"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2020</w:t>
            </w:r>
          </w:p>
        </w:tc>
        <w:tc>
          <w:tcPr>
            <w:tcW w:w="0" w:type="auto"/>
            <w:hideMark/>
          </w:tcPr>
          <w:p w14:paraId="5C640BF9"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1</w:t>
            </w:r>
          </w:p>
        </w:tc>
        <w:tc>
          <w:tcPr>
            <w:tcW w:w="0" w:type="auto"/>
            <w:hideMark/>
          </w:tcPr>
          <w:p w14:paraId="052C3164"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25980.16</w:t>
            </w:r>
          </w:p>
        </w:tc>
      </w:tr>
      <w:tr w:rsidR="00C40964" w:rsidRPr="00C40964" w14:paraId="7E5E3A55" w14:textId="77777777" w:rsidTr="00C40964">
        <w:trPr>
          <w:trHeight w:val="256"/>
        </w:trPr>
        <w:tc>
          <w:tcPr>
            <w:tcW w:w="0" w:type="auto"/>
            <w:hideMark/>
          </w:tcPr>
          <w:p w14:paraId="5166C1BD"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2020</w:t>
            </w:r>
          </w:p>
        </w:tc>
        <w:tc>
          <w:tcPr>
            <w:tcW w:w="0" w:type="auto"/>
            <w:hideMark/>
          </w:tcPr>
          <w:p w14:paraId="6E233FFB"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w:t>
            </w:r>
          </w:p>
        </w:tc>
        <w:tc>
          <w:tcPr>
            <w:tcW w:w="0" w:type="auto"/>
            <w:hideMark/>
          </w:tcPr>
          <w:p w14:paraId="595A7598"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27453.87</w:t>
            </w:r>
          </w:p>
        </w:tc>
      </w:tr>
      <w:tr w:rsidR="00C40964" w:rsidRPr="00C40964" w14:paraId="1C626D27" w14:textId="77777777" w:rsidTr="00C40964">
        <w:trPr>
          <w:trHeight w:val="246"/>
        </w:trPr>
        <w:tc>
          <w:tcPr>
            <w:tcW w:w="0" w:type="auto"/>
            <w:hideMark/>
          </w:tcPr>
          <w:p w14:paraId="7FF0C137"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2020</w:t>
            </w:r>
          </w:p>
        </w:tc>
        <w:tc>
          <w:tcPr>
            <w:tcW w:w="0" w:type="auto"/>
            <w:hideMark/>
          </w:tcPr>
          <w:p w14:paraId="52316260"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3</w:t>
            </w:r>
          </w:p>
        </w:tc>
        <w:tc>
          <w:tcPr>
            <w:tcW w:w="0" w:type="auto"/>
            <w:hideMark/>
          </w:tcPr>
          <w:p w14:paraId="4B97DF68"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28527.15</w:t>
            </w:r>
          </w:p>
        </w:tc>
      </w:tr>
      <w:tr w:rsidR="00C40964" w:rsidRPr="00C40964" w14:paraId="105471A6" w14:textId="77777777" w:rsidTr="00C40964">
        <w:trPr>
          <w:trHeight w:val="256"/>
        </w:trPr>
        <w:tc>
          <w:tcPr>
            <w:tcW w:w="0" w:type="auto"/>
            <w:hideMark/>
          </w:tcPr>
          <w:p w14:paraId="070238E1"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2020</w:t>
            </w:r>
          </w:p>
        </w:tc>
        <w:tc>
          <w:tcPr>
            <w:tcW w:w="0" w:type="auto"/>
            <w:hideMark/>
          </w:tcPr>
          <w:p w14:paraId="7B4CBCB1"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4</w:t>
            </w:r>
          </w:p>
        </w:tc>
        <w:tc>
          <w:tcPr>
            <w:tcW w:w="0" w:type="auto"/>
            <w:hideMark/>
          </w:tcPr>
          <w:p w14:paraId="49EFD1E7"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31083.45</w:t>
            </w:r>
          </w:p>
        </w:tc>
      </w:tr>
      <w:tr w:rsidR="00C40964" w:rsidRPr="00C40964" w14:paraId="0715528D" w14:textId="77777777" w:rsidTr="00C40964">
        <w:trPr>
          <w:trHeight w:val="256"/>
        </w:trPr>
        <w:tc>
          <w:tcPr>
            <w:tcW w:w="0" w:type="auto"/>
            <w:hideMark/>
          </w:tcPr>
          <w:p w14:paraId="1298A1E8"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2021</w:t>
            </w:r>
          </w:p>
        </w:tc>
        <w:tc>
          <w:tcPr>
            <w:tcW w:w="0" w:type="auto"/>
            <w:hideMark/>
          </w:tcPr>
          <w:p w14:paraId="04880864"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1</w:t>
            </w:r>
          </w:p>
        </w:tc>
        <w:tc>
          <w:tcPr>
            <w:tcW w:w="0" w:type="auto"/>
            <w:hideMark/>
          </w:tcPr>
          <w:p w14:paraId="71B6A643"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34562.96</w:t>
            </w:r>
          </w:p>
        </w:tc>
      </w:tr>
      <w:tr w:rsidR="00C40964" w:rsidRPr="00C40964" w14:paraId="4F4A87F0" w14:textId="77777777" w:rsidTr="00C40964">
        <w:trPr>
          <w:trHeight w:val="246"/>
        </w:trPr>
        <w:tc>
          <w:tcPr>
            <w:tcW w:w="0" w:type="auto"/>
            <w:hideMark/>
          </w:tcPr>
          <w:p w14:paraId="580CA896"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2021</w:t>
            </w:r>
          </w:p>
        </w:tc>
        <w:tc>
          <w:tcPr>
            <w:tcW w:w="0" w:type="auto"/>
            <w:hideMark/>
          </w:tcPr>
          <w:p w14:paraId="78AC79A0"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2</w:t>
            </w:r>
          </w:p>
        </w:tc>
        <w:tc>
          <w:tcPr>
            <w:tcW w:w="0" w:type="auto"/>
            <w:hideMark/>
          </w:tcPr>
          <w:p w14:paraId="0BC2E7FD" w14:textId="77777777" w:rsidR="00C40964" w:rsidRPr="00C40964" w:rsidRDefault="00C40964" w:rsidP="00C40964">
            <w:pPr>
              <w:spacing w:after="0" w:line="240" w:lineRule="auto"/>
              <w:rPr>
                <w:rFonts w:ascii="Times New Roman" w:eastAsia="Times New Roman" w:hAnsi="Times New Roman" w:cs="Times New Roman"/>
                <w:sz w:val="24"/>
                <w:szCs w:val="24"/>
                <w:lang w:eastAsia="en-IN"/>
              </w:rPr>
            </w:pPr>
            <w:r w:rsidRPr="00C40964">
              <w:rPr>
                <w:rFonts w:ascii="Times New Roman" w:eastAsia="Times New Roman" w:hAnsi="Times New Roman" w:cs="Times New Roman"/>
                <w:sz w:val="24"/>
                <w:szCs w:val="24"/>
                <w:lang w:eastAsia="en-IN"/>
              </w:rPr>
              <w:t>36162.27</w:t>
            </w:r>
          </w:p>
        </w:tc>
      </w:tr>
    </w:tbl>
    <w:p w14:paraId="463A5349" w14:textId="77777777" w:rsidR="00990F13" w:rsidRDefault="00990F13"/>
    <w:p w14:paraId="24688EA8" w14:textId="1CA52273" w:rsidR="00C40964" w:rsidRDefault="00844D8F">
      <w:pPr>
        <w:rPr>
          <w:rFonts w:ascii="Segoe UI" w:hAnsi="Segoe UI" w:cs="Segoe UI"/>
          <w:color w:val="161616"/>
          <w:shd w:val="clear" w:color="auto" w:fill="FFFFFF"/>
        </w:rPr>
      </w:pPr>
      <w:r>
        <w:rPr>
          <w:rFonts w:ascii="Segoe UI" w:hAnsi="Segoe UI" w:cs="Segoe UI"/>
          <w:color w:val="161616"/>
          <w:shd w:val="clear" w:color="auto" w:fill="FFFFFF"/>
        </w:rPr>
        <w:t>You can join as many dimension tables as needed to calculate the aggregations you need. For example, the following code extends the previous example to break down the quarterly sales totals by city based on the customer's address details in the </w:t>
      </w:r>
      <w:proofErr w:type="spellStart"/>
      <w:r>
        <w:rPr>
          <w:rStyle w:val="Strong"/>
          <w:rFonts w:ascii="Segoe UI" w:hAnsi="Segoe UI" w:cs="Segoe UI"/>
          <w:color w:val="161616"/>
          <w:shd w:val="clear" w:color="auto" w:fill="FFFFFF"/>
        </w:rPr>
        <w:t>DimCustomer</w:t>
      </w:r>
      <w:proofErr w:type="spellEnd"/>
      <w:r>
        <w:rPr>
          <w:rFonts w:ascii="Segoe UI" w:hAnsi="Segoe UI" w:cs="Segoe UI"/>
          <w:color w:val="161616"/>
          <w:shd w:val="clear" w:color="auto" w:fill="FFFFFF"/>
        </w:rPr>
        <w:t> table:</w:t>
      </w:r>
    </w:p>
    <w:p w14:paraId="4B233576" w14:textId="0C31B306" w:rsidR="00844D8F" w:rsidRDefault="00844D8F">
      <w:r w:rsidRPr="00844D8F">
        <w:drawing>
          <wp:inline distT="0" distB="0" distL="0" distR="0" wp14:anchorId="69ADAFCA" wp14:editId="473DC494">
            <wp:extent cx="4775445" cy="160028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5445" cy="1600282"/>
                    </a:xfrm>
                    <a:prstGeom prst="rect">
                      <a:avLst/>
                    </a:prstGeom>
                  </pic:spPr>
                </pic:pic>
              </a:graphicData>
            </a:graphic>
          </wp:inline>
        </w:drawing>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3"/>
        <w:gridCol w:w="2822"/>
        <w:gridCol w:w="1986"/>
        <w:gridCol w:w="1864"/>
      </w:tblGrid>
      <w:tr w:rsidR="00116FE5" w:rsidRPr="00116FE5" w14:paraId="4B3FEC77" w14:textId="77777777" w:rsidTr="00116FE5">
        <w:trPr>
          <w:trHeight w:val="287"/>
          <w:tblHeader/>
        </w:trPr>
        <w:tc>
          <w:tcPr>
            <w:tcW w:w="0" w:type="auto"/>
            <w:shd w:val="clear" w:color="auto" w:fill="FFFFFF"/>
            <w:hideMark/>
          </w:tcPr>
          <w:p w14:paraId="60B5A5D9" w14:textId="77777777" w:rsidR="00116FE5" w:rsidRPr="00116FE5" w:rsidRDefault="00116FE5" w:rsidP="00116FE5">
            <w:pPr>
              <w:spacing w:after="0" w:line="240" w:lineRule="auto"/>
              <w:rPr>
                <w:rFonts w:ascii="Segoe UI" w:eastAsia="Times New Roman" w:hAnsi="Segoe UI" w:cs="Segoe UI"/>
                <w:b/>
                <w:bCs/>
                <w:color w:val="161616"/>
                <w:sz w:val="18"/>
                <w:szCs w:val="18"/>
                <w:lang w:eastAsia="en-IN"/>
              </w:rPr>
            </w:pPr>
            <w:proofErr w:type="spellStart"/>
            <w:r w:rsidRPr="00116FE5">
              <w:rPr>
                <w:rFonts w:ascii="Segoe UI" w:eastAsia="Times New Roman" w:hAnsi="Segoe UI" w:cs="Segoe UI"/>
                <w:b/>
                <w:bCs/>
                <w:color w:val="161616"/>
                <w:sz w:val="18"/>
                <w:szCs w:val="18"/>
                <w:lang w:eastAsia="en-IN"/>
              </w:rPr>
              <w:t>CalendarYear</w:t>
            </w:r>
            <w:proofErr w:type="spellEnd"/>
          </w:p>
        </w:tc>
        <w:tc>
          <w:tcPr>
            <w:tcW w:w="0" w:type="auto"/>
            <w:shd w:val="clear" w:color="auto" w:fill="FFFFFF"/>
            <w:hideMark/>
          </w:tcPr>
          <w:p w14:paraId="33A86840" w14:textId="77777777" w:rsidR="00116FE5" w:rsidRPr="00116FE5" w:rsidRDefault="00116FE5" w:rsidP="00116FE5">
            <w:pPr>
              <w:spacing w:after="0" w:line="240" w:lineRule="auto"/>
              <w:rPr>
                <w:rFonts w:ascii="Segoe UI" w:eastAsia="Times New Roman" w:hAnsi="Segoe UI" w:cs="Segoe UI"/>
                <w:b/>
                <w:bCs/>
                <w:color w:val="161616"/>
                <w:sz w:val="18"/>
                <w:szCs w:val="18"/>
                <w:lang w:eastAsia="en-IN"/>
              </w:rPr>
            </w:pPr>
            <w:proofErr w:type="spellStart"/>
            <w:r w:rsidRPr="00116FE5">
              <w:rPr>
                <w:rFonts w:ascii="Segoe UI" w:eastAsia="Times New Roman" w:hAnsi="Segoe UI" w:cs="Segoe UI"/>
                <w:b/>
                <w:bCs/>
                <w:color w:val="161616"/>
                <w:sz w:val="18"/>
                <w:szCs w:val="18"/>
                <w:lang w:eastAsia="en-IN"/>
              </w:rPr>
              <w:t>CalendarMonth</w:t>
            </w:r>
            <w:proofErr w:type="spellEnd"/>
          </w:p>
        </w:tc>
        <w:tc>
          <w:tcPr>
            <w:tcW w:w="0" w:type="auto"/>
            <w:shd w:val="clear" w:color="auto" w:fill="FFFFFF"/>
            <w:hideMark/>
          </w:tcPr>
          <w:p w14:paraId="5EB420BC" w14:textId="77777777" w:rsidR="00116FE5" w:rsidRPr="00116FE5" w:rsidRDefault="00116FE5" w:rsidP="00116FE5">
            <w:pPr>
              <w:spacing w:after="0" w:line="240" w:lineRule="auto"/>
              <w:rPr>
                <w:rFonts w:ascii="Segoe UI" w:eastAsia="Times New Roman" w:hAnsi="Segoe UI" w:cs="Segoe UI"/>
                <w:b/>
                <w:bCs/>
                <w:color w:val="161616"/>
                <w:sz w:val="18"/>
                <w:szCs w:val="18"/>
                <w:lang w:eastAsia="en-IN"/>
              </w:rPr>
            </w:pPr>
            <w:r w:rsidRPr="00116FE5">
              <w:rPr>
                <w:rFonts w:ascii="Segoe UI" w:eastAsia="Times New Roman" w:hAnsi="Segoe UI" w:cs="Segoe UI"/>
                <w:b/>
                <w:bCs/>
                <w:color w:val="161616"/>
                <w:sz w:val="18"/>
                <w:szCs w:val="18"/>
                <w:lang w:eastAsia="en-IN"/>
              </w:rPr>
              <w:t>City</w:t>
            </w:r>
          </w:p>
        </w:tc>
        <w:tc>
          <w:tcPr>
            <w:tcW w:w="0" w:type="auto"/>
            <w:shd w:val="clear" w:color="auto" w:fill="FFFFFF"/>
            <w:hideMark/>
          </w:tcPr>
          <w:p w14:paraId="3F58C30F" w14:textId="77777777" w:rsidR="00116FE5" w:rsidRPr="00116FE5" w:rsidRDefault="00116FE5" w:rsidP="00116FE5">
            <w:pPr>
              <w:spacing w:after="0" w:line="240" w:lineRule="auto"/>
              <w:rPr>
                <w:rFonts w:ascii="Segoe UI" w:eastAsia="Times New Roman" w:hAnsi="Segoe UI" w:cs="Segoe UI"/>
                <w:b/>
                <w:bCs/>
                <w:color w:val="161616"/>
                <w:sz w:val="18"/>
                <w:szCs w:val="18"/>
                <w:lang w:eastAsia="en-IN"/>
              </w:rPr>
            </w:pPr>
            <w:proofErr w:type="spellStart"/>
            <w:r w:rsidRPr="00116FE5">
              <w:rPr>
                <w:rFonts w:ascii="Segoe UI" w:eastAsia="Times New Roman" w:hAnsi="Segoe UI" w:cs="Segoe UI"/>
                <w:b/>
                <w:bCs/>
                <w:color w:val="161616"/>
                <w:sz w:val="18"/>
                <w:szCs w:val="18"/>
                <w:lang w:eastAsia="en-IN"/>
              </w:rPr>
              <w:t>TotalSales</w:t>
            </w:r>
            <w:proofErr w:type="spellEnd"/>
          </w:p>
        </w:tc>
      </w:tr>
      <w:tr w:rsidR="00116FE5" w:rsidRPr="00116FE5" w14:paraId="087D4112" w14:textId="77777777" w:rsidTr="00116FE5">
        <w:trPr>
          <w:trHeight w:val="287"/>
        </w:trPr>
        <w:tc>
          <w:tcPr>
            <w:tcW w:w="0" w:type="auto"/>
            <w:shd w:val="clear" w:color="auto" w:fill="FFFFFF"/>
            <w:hideMark/>
          </w:tcPr>
          <w:p w14:paraId="6E5F7F2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609DC08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1EF0C2DB"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Amsterdam</w:t>
            </w:r>
          </w:p>
        </w:tc>
        <w:tc>
          <w:tcPr>
            <w:tcW w:w="0" w:type="auto"/>
            <w:shd w:val="clear" w:color="auto" w:fill="FFFFFF"/>
            <w:hideMark/>
          </w:tcPr>
          <w:p w14:paraId="1570190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5982.53</w:t>
            </w:r>
          </w:p>
        </w:tc>
      </w:tr>
      <w:tr w:rsidR="00116FE5" w:rsidRPr="00116FE5" w14:paraId="43C7B5B9" w14:textId="77777777" w:rsidTr="00116FE5">
        <w:trPr>
          <w:trHeight w:val="287"/>
        </w:trPr>
        <w:tc>
          <w:tcPr>
            <w:tcW w:w="0" w:type="auto"/>
            <w:shd w:val="clear" w:color="auto" w:fill="FFFFFF"/>
            <w:hideMark/>
          </w:tcPr>
          <w:p w14:paraId="4835F800"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5977F522"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6A04111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Berlin</w:t>
            </w:r>
          </w:p>
        </w:tc>
        <w:tc>
          <w:tcPr>
            <w:tcW w:w="0" w:type="auto"/>
            <w:shd w:val="clear" w:color="auto" w:fill="FFFFFF"/>
            <w:hideMark/>
          </w:tcPr>
          <w:p w14:paraId="39105CD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2826.98</w:t>
            </w:r>
          </w:p>
        </w:tc>
      </w:tr>
      <w:tr w:rsidR="00116FE5" w:rsidRPr="00116FE5" w14:paraId="333DC3BF" w14:textId="77777777" w:rsidTr="00116FE5">
        <w:trPr>
          <w:trHeight w:val="287"/>
        </w:trPr>
        <w:tc>
          <w:tcPr>
            <w:tcW w:w="0" w:type="auto"/>
            <w:shd w:val="clear" w:color="auto" w:fill="FFFFFF"/>
            <w:hideMark/>
          </w:tcPr>
          <w:p w14:paraId="5F93447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2FB63CE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7D4C5D0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Chicago</w:t>
            </w:r>
          </w:p>
        </w:tc>
        <w:tc>
          <w:tcPr>
            <w:tcW w:w="0" w:type="auto"/>
            <w:shd w:val="clear" w:color="auto" w:fill="FFFFFF"/>
            <w:hideMark/>
          </w:tcPr>
          <w:p w14:paraId="759A15A8"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5372.72</w:t>
            </w:r>
          </w:p>
        </w:tc>
      </w:tr>
      <w:tr w:rsidR="00116FE5" w:rsidRPr="00116FE5" w14:paraId="088712E5" w14:textId="77777777" w:rsidTr="00116FE5">
        <w:trPr>
          <w:trHeight w:val="287"/>
        </w:trPr>
        <w:tc>
          <w:tcPr>
            <w:tcW w:w="0" w:type="auto"/>
            <w:shd w:val="clear" w:color="auto" w:fill="FFFFFF"/>
            <w:hideMark/>
          </w:tcPr>
          <w:p w14:paraId="638B37A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lastRenderedPageBreak/>
              <w:t>...</w:t>
            </w:r>
          </w:p>
        </w:tc>
        <w:tc>
          <w:tcPr>
            <w:tcW w:w="0" w:type="auto"/>
            <w:shd w:val="clear" w:color="auto" w:fill="FFFFFF"/>
            <w:hideMark/>
          </w:tcPr>
          <w:p w14:paraId="6EE2BD2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0B7FB047"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3C9A5A4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r>
      <w:tr w:rsidR="00116FE5" w:rsidRPr="00116FE5" w14:paraId="123BB538" w14:textId="77777777" w:rsidTr="00116FE5">
        <w:trPr>
          <w:trHeight w:val="287"/>
        </w:trPr>
        <w:tc>
          <w:tcPr>
            <w:tcW w:w="0" w:type="auto"/>
            <w:shd w:val="clear" w:color="auto" w:fill="FFFFFF"/>
            <w:hideMark/>
          </w:tcPr>
          <w:p w14:paraId="40EC8347"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4C751B73"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w:t>
            </w:r>
          </w:p>
        </w:tc>
        <w:tc>
          <w:tcPr>
            <w:tcW w:w="0" w:type="auto"/>
            <w:shd w:val="clear" w:color="auto" w:fill="FFFFFF"/>
            <w:hideMark/>
          </w:tcPr>
          <w:p w14:paraId="43AAF0C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Amsterdam</w:t>
            </w:r>
          </w:p>
        </w:tc>
        <w:tc>
          <w:tcPr>
            <w:tcW w:w="0" w:type="auto"/>
            <w:shd w:val="clear" w:color="auto" w:fill="FFFFFF"/>
            <w:hideMark/>
          </w:tcPr>
          <w:p w14:paraId="0FE2FE1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7163.93</w:t>
            </w:r>
          </w:p>
        </w:tc>
      </w:tr>
      <w:tr w:rsidR="00116FE5" w:rsidRPr="00116FE5" w14:paraId="406D1DE9" w14:textId="77777777" w:rsidTr="00116FE5">
        <w:trPr>
          <w:trHeight w:val="278"/>
        </w:trPr>
        <w:tc>
          <w:tcPr>
            <w:tcW w:w="0" w:type="auto"/>
            <w:shd w:val="clear" w:color="auto" w:fill="FFFFFF"/>
            <w:hideMark/>
          </w:tcPr>
          <w:p w14:paraId="17A3E38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055CCF7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w:t>
            </w:r>
          </w:p>
        </w:tc>
        <w:tc>
          <w:tcPr>
            <w:tcW w:w="0" w:type="auto"/>
            <w:shd w:val="clear" w:color="auto" w:fill="FFFFFF"/>
            <w:hideMark/>
          </w:tcPr>
          <w:p w14:paraId="548FFA1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Berlin</w:t>
            </w:r>
          </w:p>
        </w:tc>
        <w:tc>
          <w:tcPr>
            <w:tcW w:w="0" w:type="auto"/>
            <w:shd w:val="clear" w:color="auto" w:fill="FFFFFF"/>
            <w:hideMark/>
          </w:tcPr>
          <w:p w14:paraId="327B54B3"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8191.12</w:t>
            </w:r>
          </w:p>
        </w:tc>
      </w:tr>
      <w:tr w:rsidR="00116FE5" w:rsidRPr="00116FE5" w14:paraId="3A291B33" w14:textId="77777777" w:rsidTr="00116FE5">
        <w:trPr>
          <w:trHeight w:val="287"/>
        </w:trPr>
        <w:tc>
          <w:tcPr>
            <w:tcW w:w="0" w:type="auto"/>
            <w:shd w:val="clear" w:color="auto" w:fill="FFFFFF"/>
            <w:hideMark/>
          </w:tcPr>
          <w:p w14:paraId="3521470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58AF2AD7"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w:t>
            </w:r>
          </w:p>
        </w:tc>
        <w:tc>
          <w:tcPr>
            <w:tcW w:w="0" w:type="auto"/>
            <w:shd w:val="clear" w:color="auto" w:fill="FFFFFF"/>
            <w:hideMark/>
          </w:tcPr>
          <w:p w14:paraId="530B5CA3"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Chicago</w:t>
            </w:r>
          </w:p>
        </w:tc>
        <w:tc>
          <w:tcPr>
            <w:tcW w:w="0" w:type="auto"/>
            <w:shd w:val="clear" w:color="auto" w:fill="FFFFFF"/>
            <w:hideMark/>
          </w:tcPr>
          <w:p w14:paraId="75EDAD95"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2428.72</w:t>
            </w:r>
          </w:p>
        </w:tc>
      </w:tr>
      <w:tr w:rsidR="00116FE5" w:rsidRPr="00116FE5" w14:paraId="6D80F0B4" w14:textId="77777777" w:rsidTr="00116FE5">
        <w:trPr>
          <w:trHeight w:val="287"/>
        </w:trPr>
        <w:tc>
          <w:tcPr>
            <w:tcW w:w="0" w:type="auto"/>
            <w:shd w:val="clear" w:color="auto" w:fill="FFFFFF"/>
            <w:hideMark/>
          </w:tcPr>
          <w:p w14:paraId="560546EC"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237EABF2"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4D971F15"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39903D00"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r>
      <w:tr w:rsidR="00116FE5" w:rsidRPr="00116FE5" w14:paraId="10583AB1" w14:textId="77777777" w:rsidTr="00116FE5">
        <w:trPr>
          <w:trHeight w:val="287"/>
        </w:trPr>
        <w:tc>
          <w:tcPr>
            <w:tcW w:w="0" w:type="auto"/>
            <w:shd w:val="clear" w:color="auto" w:fill="FFFFFF"/>
            <w:hideMark/>
          </w:tcPr>
          <w:p w14:paraId="069F2314"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22116925"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3</w:t>
            </w:r>
          </w:p>
        </w:tc>
        <w:tc>
          <w:tcPr>
            <w:tcW w:w="0" w:type="auto"/>
            <w:shd w:val="clear" w:color="auto" w:fill="FFFFFF"/>
            <w:hideMark/>
          </w:tcPr>
          <w:p w14:paraId="10FB70BC"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Amsterdam</w:t>
            </w:r>
          </w:p>
        </w:tc>
        <w:tc>
          <w:tcPr>
            <w:tcW w:w="0" w:type="auto"/>
            <w:shd w:val="clear" w:color="auto" w:fill="FFFFFF"/>
            <w:hideMark/>
          </w:tcPr>
          <w:p w14:paraId="192089EE"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7261.92</w:t>
            </w:r>
          </w:p>
        </w:tc>
      </w:tr>
      <w:tr w:rsidR="00116FE5" w:rsidRPr="00116FE5" w14:paraId="0E5D668A" w14:textId="77777777" w:rsidTr="00116FE5">
        <w:trPr>
          <w:trHeight w:val="287"/>
        </w:trPr>
        <w:tc>
          <w:tcPr>
            <w:tcW w:w="0" w:type="auto"/>
            <w:shd w:val="clear" w:color="auto" w:fill="FFFFFF"/>
            <w:hideMark/>
          </w:tcPr>
          <w:p w14:paraId="23D059D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0B144AA8"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3</w:t>
            </w:r>
          </w:p>
        </w:tc>
        <w:tc>
          <w:tcPr>
            <w:tcW w:w="0" w:type="auto"/>
            <w:shd w:val="clear" w:color="auto" w:fill="FFFFFF"/>
            <w:hideMark/>
          </w:tcPr>
          <w:p w14:paraId="2480BA9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Berlin</w:t>
            </w:r>
          </w:p>
        </w:tc>
        <w:tc>
          <w:tcPr>
            <w:tcW w:w="0" w:type="auto"/>
            <w:shd w:val="clear" w:color="auto" w:fill="FFFFFF"/>
            <w:hideMark/>
          </w:tcPr>
          <w:p w14:paraId="7982149B"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4202.65</w:t>
            </w:r>
          </w:p>
        </w:tc>
      </w:tr>
      <w:tr w:rsidR="00116FE5" w:rsidRPr="00116FE5" w14:paraId="19A97D98" w14:textId="77777777" w:rsidTr="00116FE5">
        <w:trPr>
          <w:trHeight w:val="287"/>
        </w:trPr>
        <w:tc>
          <w:tcPr>
            <w:tcW w:w="0" w:type="auto"/>
            <w:shd w:val="clear" w:color="auto" w:fill="FFFFFF"/>
            <w:hideMark/>
          </w:tcPr>
          <w:p w14:paraId="303362B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3E5F1B97"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3</w:t>
            </w:r>
          </w:p>
        </w:tc>
        <w:tc>
          <w:tcPr>
            <w:tcW w:w="0" w:type="auto"/>
            <w:shd w:val="clear" w:color="auto" w:fill="FFFFFF"/>
            <w:hideMark/>
          </w:tcPr>
          <w:p w14:paraId="61B2352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Chicago</w:t>
            </w:r>
          </w:p>
        </w:tc>
        <w:tc>
          <w:tcPr>
            <w:tcW w:w="0" w:type="auto"/>
            <w:shd w:val="clear" w:color="auto" w:fill="FFFFFF"/>
            <w:hideMark/>
          </w:tcPr>
          <w:p w14:paraId="0CAE66C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2287.87</w:t>
            </w:r>
          </w:p>
        </w:tc>
      </w:tr>
      <w:tr w:rsidR="00116FE5" w:rsidRPr="00116FE5" w14:paraId="66871213" w14:textId="77777777" w:rsidTr="00116FE5">
        <w:trPr>
          <w:trHeight w:val="287"/>
        </w:trPr>
        <w:tc>
          <w:tcPr>
            <w:tcW w:w="0" w:type="auto"/>
            <w:shd w:val="clear" w:color="auto" w:fill="FFFFFF"/>
            <w:hideMark/>
          </w:tcPr>
          <w:p w14:paraId="1643E48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45A293E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09114A6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7761304E"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r>
      <w:tr w:rsidR="00116FE5" w:rsidRPr="00116FE5" w14:paraId="24528A6E" w14:textId="77777777" w:rsidTr="00116FE5">
        <w:trPr>
          <w:trHeight w:val="287"/>
        </w:trPr>
        <w:tc>
          <w:tcPr>
            <w:tcW w:w="0" w:type="auto"/>
            <w:shd w:val="clear" w:color="auto" w:fill="FFFFFF"/>
            <w:hideMark/>
          </w:tcPr>
          <w:p w14:paraId="66CD58E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6ED8E61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4</w:t>
            </w:r>
          </w:p>
        </w:tc>
        <w:tc>
          <w:tcPr>
            <w:tcW w:w="0" w:type="auto"/>
            <w:shd w:val="clear" w:color="auto" w:fill="FFFFFF"/>
            <w:hideMark/>
          </w:tcPr>
          <w:p w14:paraId="11FF0AF2"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Amsterdam</w:t>
            </w:r>
          </w:p>
        </w:tc>
        <w:tc>
          <w:tcPr>
            <w:tcW w:w="0" w:type="auto"/>
            <w:shd w:val="clear" w:color="auto" w:fill="FFFFFF"/>
            <w:hideMark/>
          </w:tcPr>
          <w:p w14:paraId="0053A7A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8262.73</w:t>
            </w:r>
          </w:p>
        </w:tc>
      </w:tr>
      <w:tr w:rsidR="00116FE5" w:rsidRPr="00116FE5" w14:paraId="5435074A" w14:textId="77777777" w:rsidTr="00116FE5">
        <w:trPr>
          <w:trHeight w:val="287"/>
        </w:trPr>
        <w:tc>
          <w:tcPr>
            <w:tcW w:w="0" w:type="auto"/>
            <w:shd w:val="clear" w:color="auto" w:fill="FFFFFF"/>
            <w:hideMark/>
          </w:tcPr>
          <w:p w14:paraId="0D95679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37B4EF77"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4</w:t>
            </w:r>
          </w:p>
        </w:tc>
        <w:tc>
          <w:tcPr>
            <w:tcW w:w="0" w:type="auto"/>
            <w:shd w:val="clear" w:color="auto" w:fill="FFFFFF"/>
            <w:hideMark/>
          </w:tcPr>
          <w:p w14:paraId="3353849E"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Berlin</w:t>
            </w:r>
          </w:p>
        </w:tc>
        <w:tc>
          <w:tcPr>
            <w:tcW w:w="0" w:type="auto"/>
            <w:shd w:val="clear" w:color="auto" w:fill="FFFFFF"/>
            <w:hideMark/>
          </w:tcPr>
          <w:p w14:paraId="261379D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5373.61</w:t>
            </w:r>
          </w:p>
        </w:tc>
      </w:tr>
      <w:tr w:rsidR="00116FE5" w:rsidRPr="00116FE5" w14:paraId="38025E45" w14:textId="77777777" w:rsidTr="00116FE5">
        <w:trPr>
          <w:trHeight w:val="287"/>
        </w:trPr>
        <w:tc>
          <w:tcPr>
            <w:tcW w:w="0" w:type="auto"/>
            <w:shd w:val="clear" w:color="auto" w:fill="FFFFFF"/>
            <w:hideMark/>
          </w:tcPr>
          <w:p w14:paraId="11657CD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2020</w:t>
            </w:r>
          </w:p>
        </w:tc>
        <w:tc>
          <w:tcPr>
            <w:tcW w:w="0" w:type="auto"/>
            <w:shd w:val="clear" w:color="auto" w:fill="FFFFFF"/>
            <w:hideMark/>
          </w:tcPr>
          <w:p w14:paraId="7D7357F0"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4</w:t>
            </w:r>
          </w:p>
        </w:tc>
        <w:tc>
          <w:tcPr>
            <w:tcW w:w="0" w:type="auto"/>
            <w:shd w:val="clear" w:color="auto" w:fill="FFFFFF"/>
            <w:hideMark/>
          </w:tcPr>
          <w:p w14:paraId="4D017A7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Chicago</w:t>
            </w:r>
          </w:p>
        </w:tc>
        <w:tc>
          <w:tcPr>
            <w:tcW w:w="0" w:type="auto"/>
            <w:shd w:val="clear" w:color="auto" w:fill="FFFFFF"/>
            <w:hideMark/>
          </w:tcPr>
          <w:p w14:paraId="4CC4E14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7726.23</w:t>
            </w:r>
          </w:p>
        </w:tc>
      </w:tr>
      <w:tr w:rsidR="00116FE5" w:rsidRPr="00116FE5" w14:paraId="54B5914A" w14:textId="77777777" w:rsidTr="00116FE5">
        <w:trPr>
          <w:trHeight w:val="287"/>
        </w:trPr>
        <w:tc>
          <w:tcPr>
            <w:tcW w:w="0" w:type="auto"/>
            <w:shd w:val="clear" w:color="auto" w:fill="FFFFFF"/>
            <w:hideMark/>
          </w:tcPr>
          <w:p w14:paraId="4DE746D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3C96AFA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7BDC8C6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570422B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r>
      <w:tr w:rsidR="00116FE5" w:rsidRPr="00116FE5" w14:paraId="3CB51C08" w14:textId="77777777" w:rsidTr="00116FE5">
        <w:trPr>
          <w:trHeight w:val="287"/>
        </w:trPr>
        <w:tc>
          <w:tcPr>
            <w:tcW w:w="0" w:type="auto"/>
            <w:shd w:val="clear" w:color="auto" w:fill="FFFFFF"/>
            <w:hideMark/>
          </w:tcPr>
          <w:p w14:paraId="54939B8C"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2021</w:t>
            </w:r>
          </w:p>
        </w:tc>
        <w:tc>
          <w:tcPr>
            <w:tcW w:w="0" w:type="auto"/>
            <w:shd w:val="clear" w:color="auto" w:fill="FFFFFF"/>
            <w:hideMark/>
          </w:tcPr>
          <w:p w14:paraId="3DC337A1"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0539F94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Amsterdam</w:t>
            </w:r>
          </w:p>
        </w:tc>
        <w:tc>
          <w:tcPr>
            <w:tcW w:w="0" w:type="auto"/>
            <w:shd w:val="clear" w:color="auto" w:fill="FFFFFF"/>
            <w:hideMark/>
          </w:tcPr>
          <w:p w14:paraId="1C1DC256"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7261.28</w:t>
            </w:r>
          </w:p>
        </w:tc>
      </w:tr>
      <w:tr w:rsidR="00116FE5" w:rsidRPr="00116FE5" w14:paraId="52A50638" w14:textId="77777777" w:rsidTr="00116FE5">
        <w:trPr>
          <w:trHeight w:val="287"/>
        </w:trPr>
        <w:tc>
          <w:tcPr>
            <w:tcW w:w="0" w:type="auto"/>
            <w:shd w:val="clear" w:color="auto" w:fill="FFFFFF"/>
            <w:hideMark/>
          </w:tcPr>
          <w:p w14:paraId="0B0140FE"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2021</w:t>
            </w:r>
          </w:p>
        </w:tc>
        <w:tc>
          <w:tcPr>
            <w:tcW w:w="0" w:type="auto"/>
            <w:shd w:val="clear" w:color="auto" w:fill="FFFFFF"/>
            <w:hideMark/>
          </w:tcPr>
          <w:p w14:paraId="4A26FAD5"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54719DD0"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Berlin</w:t>
            </w:r>
          </w:p>
        </w:tc>
        <w:tc>
          <w:tcPr>
            <w:tcW w:w="0" w:type="auto"/>
            <w:shd w:val="clear" w:color="auto" w:fill="FFFFFF"/>
            <w:hideMark/>
          </w:tcPr>
          <w:p w14:paraId="25C005A3"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3648.28</w:t>
            </w:r>
          </w:p>
        </w:tc>
      </w:tr>
      <w:tr w:rsidR="00116FE5" w:rsidRPr="00116FE5" w14:paraId="364F4E3C" w14:textId="77777777" w:rsidTr="00116FE5">
        <w:trPr>
          <w:trHeight w:val="278"/>
        </w:trPr>
        <w:tc>
          <w:tcPr>
            <w:tcW w:w="0" w:type="auto"/>
            <w:shd w:val="clear" w:color="auto" w:fill="FFFFFF"/>
            <w:hideMark/>
          </w:tcPr>
          <w:p w14:paraId="1FEC818A"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2021</w:t>
            </w:r>
          </w:p>
        </w:tc>
        <w:tc>
          <w:tcPr>
            <w:tcW w:w="0" w:type="auto"/>
            <w:shd w:val="clear" w:color="auto" w:fill="FFFFFF"/>
            <w:hideMark/>
          </w:tcPr>
          <w:p w14:paraId="4F3253E3"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w:t>
            </w:r>
          </w:p>
        </w:tc>
        <w:tc>
          <w:tcPr>
            <w:tcW w:w="0" w:type="auto"/>
            <w:shd w:val="clear" w:color="auto" w:fill="FFFFFF"/>
            <w:hideMark/>
          </w:tcPr>
          <w:p w14:paraId="58C9139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Chicago</w:t>
            </w:r>
          </w:p>
        </w:tc>
        <w:tc>
          <w:tcPr>
            <w:tcW w:w="0" w:type="auto"/>
            <w:shd w:val="clear" w:color="auto" w:fill="FFFFFF"/>
            <w:hideMark/>
          </w:tcPr>
          <w:p w14:paraId="35025A4F"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1027.27</w:t>
            </w:r>
          </w:p>
        </w:tc>
      </w:tr>
      <w:tr w:rsidR="00116FE5" w:rsidRPr="00116FE5" w14:paraId="50C2B31E" w14:textId="77777777" w:rsidTr="00116FE5">
        <w:trPr>
          <w:trHeight w:val="287"/>
        </w:trPr>
        <w:tc>
          <w:tcPr>
            <w:tcW w:w="0" w:type="auto"/>
            <w:shd w:val="clear" w:color="auto" w:fill="FFFFFF"/>
            <w:hideMark/>
          </w:tcPr>
          <w:p w14:paraId="1B791CDB"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1054B4DC"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1CAB1159"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c>
          <w:tcPr>
            <w:tcW w:w="0" w:type="auto"/>
            <w:shd w:val="clear" w:color="auto" w:fill="FFFFFF"/>
            <w:hideMark/>
          </w:tcPr>
          <w:p w14:paraId="69C54A5D" w14:textId="77777777" w:rsidR="00116FE5" w:rsidRPr="00116FE5" w:rsidRDefault="00116FE5" w:rsidP="00116FE5">
            <w:pPr>
              <w:spacing w:after="0" w:line="240" w:lineRule="auto"/>
              <w:rPr>
                <w:rFonts w:ascii="Segoe UI" w:eastAsia="Times New Roman" w:hAnsi="Segoe UI" w:cs="Segoe UI"/>
                <w:color w:val="161616"/>
                <w:sz w:val="18"/>
                <w:szCs w:val="18"/>
                <w:lang w:eastAsia="en-IN"/>
              </w:rPr>
            </w:pPr>
            <w:r w:rsidRPr="00116FE5">
              <w:rPr>
                <w:rFonts w:ascii="Segoe UI" w:eastAsia="Times New Roman" w:hAnsi="Segoe UI" w:cs="Segoe UI"/>
                <w:color w:val="161616"/>
                <w:sz w:val="18"/>
                <w:szCs w:val="18"/>
                <w:lang w:eastAsia="en-IN"/>
              </w:rPr>
              <w:t>..</w:t>
            </w:r>
          </w:p>
        </w:tc>
      </w:tr>
    </w:tbl>
    <w:p w14:paraId="70C3E7D6" w14:textId="77777777" w:rsidR="00844D8F" w:rsidRDefault="00844D8F"/>
    <w:p w14:paraId="1028ADBD" w14:textId="77777777" w:rsidR="00D736A1" w:rsidRPr="00D736A1" w:rsidRDefault="00D736A1" w:rsidP="00D736A1">
      <w:pPr>
        <w:pStyle w:val="Heading3"/>
        <w:shd w:val="clear" w:color="auto" w:fill="FFFFFF"/>
        <w:spacing w:before="450" w:after="270"/>
        <w:rPr>
          <w:rFonts w:ascii="Segoe UI" w:hAnsi="Segoe UI" w:cs="Segoe UI"/>
          <w:b/>
          <w:bCs/>
          <w:color w:val="161616"/>
        </w:rPr>
      </w:pPr>
      <w:r w:rsidRPr="00D736A1">
        <w:rPr>
          <w:rFonts w:ascii="Segoe UI" w:hAnsi="Segoe UI" w:cs="Segoe UI"/>
          <w:b/>
          <w:bCs/>
          <w:color w:val="161616"/>
        </w:rPr>
        <w:t>Joins in a snowflake schema</w:t>
      </w:r>
    </w:p>
    <w:p w14:paraId="039DD33A" w14:textId="77777777" w:rsidR="00D736A1" w:rsidRDefault="00D736A1" w:rsidP="00D736A1">
      <w:pPr>
        <w:pStyle w:val="NormalWeb"/>
        <w:shd w:val="clear" w:color="auto" w:fill="FFFFFF"/>
        <w:rPr>
          <w:rFonts w:ascii="Segoe UI" w:hAnsi="Segoe UI" w:cs="Segoe UI"/>
          <w:color w:val="161616"/>
        </w:rPr>
      </w:pPr>
      <w:r>
        <w:rPr>
          <w:rFonts w:ascii="Segoe UI" w:hAnsi="Segoe UI" w:cs="Segoe UI"/>
          <w:color w:val="161616"/>
        </w:rPr>
        <w:t>When using a snowflake schema, dimensions may be partially normalized; requiring multiple joins to relate fact tables to snowflake dimensions. For example, suppose your data warehouse includes a </w:t>
      </w:r>
      <w:proofErr w:type="spellStart"/>
      <w:r>
        <w:rPr>
          <w:rStyle w:val="Strong"/>
          <w:rFonts w:ascii="Segoe UI" w:eastAsiaTheme="majorEastAsia" w:hAnsi="Segoe UI" w:cs="Segoe UI"/>
          <w:color w:val="161616"/>
        </w:rPr>
        <w:t>DimProduct</w:t>
      </w:r>
      <w:proofErr w:type="spellEnd"/>
      <w:r>
        <w:rPr>
          <w:rFonts w:ascii="Segoe UI" w:hAnsi="Segoe UI" w:cs="Segoe UI"/>
          <w:color w:val="161616"/>
        </w:rPr>
        <w:t> dimension table from which the product categories have been normalized into a separate </w:t>
      </w:r>
      <w:proofErr w:type="spellStart"/>
      <w:r>
        <w:rPr>
          <w:rStyle w:val="Strong"/>
          <w:rFonts w:ascii="Segoe UI" w:eastAsiaTheme="majorEastAsia" w:hAnsi="Segoe UI" w:cs="Segoe UI"/>
          <w:color w:val="161616"/>
        </w:rPr>
        <w:t>DimCategory</w:t>
      </w:r>
      <w:proofErr w:type="spellEnd"/>
      <w:r>
        <w:rPr>
          <w:rFonts w:ascii="Segoe UI" w:hAnsi="Segoe UI" w:cs="Segoe UI"/>
          <w:color w:val="161616"/>
        </w:rPr>
        <w:t xml:space="preserve"> table. A query to aggregate items sold by product category might look </w:t>
      </w:r>
      <w:proofErr w:type="gramStart"/>
      <w:r>
        <w:rPr>
          <w:rFonts w:ascii="Segoe UI" w:hAnsi="Segoe UI" w:cs="Segoe UI"/>
          <w:color w:val="161616"/>
        </w:rPr>
        <w:t>similar to</w:t>
      </w:r>
      <w:proofErr w:type="gramEnd"/>
      <w:r>
        <w:rPr>
          <w:rFonts w:ascii="Segoe UI" w:hAnsi="Segoe UI" w:cs="Segoe UI"/>
          <w:color w:val="161616"/>
        </w:rPr>
        <w:t xml:space="preserve"> the following example:</w:t>
      </w:r>
    </w:p>
    <w:p w14:paraId="59F2EF2F" w14:textId="440849F7" w:rsidR="00D736A1" w:rsidRDefault="00D736A1" w:rsidP="00D736A1">
      <w:pPr>
        <w:pStyle w:val="NormalWeb"/>
        <w:shd w:val="clear" w:color="auto" w:fill="FFFFFF"/>
        <w:rPr>
          <w:rFonts w:ascii="Segoe UI" w:hAnsi="Segoe UI" w:cs="Segoe UI"/>
          <w:color w:val="161616"/>
        </w:rPr>
      </w:pPr>
      <w:r w:rsidRPr="00D736A1">
        <w:rPr>
          <w:rFonts w:ascii="Segoe UI" w:hAnsi="Segoe UI" w:cs="Segoe UI"/>
          <w:color w:val="161616"/>
        </w:rPr>
        <w:drawing>
          <wp:inline distT="0" distB="0" distL="0" distR="0" wp14:anchorId="0D0A4FC4" wp14:editId="5FA2CD2C">
            <wp:extent cx="4489681" cy="129546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9681" cy="1295467"/>
                    </a:xfrm>
                    <a:prstGeom prst="rect">
                      <a:avLst/>
                    </a:prstGeom>
                  </pic:spPr>
                </pic:pic>
              </a:graphicData>
            </a:graphic>
          </wp:inline>
        </w:drawing>
      </w:r>
    </w:p>
    <w:p w14:paraId="0EE69590" w14:textId="2E19D720" w:rsidR="00D736A1" w:rsidRDefault="00FA401F"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The results from this query include the number of items sold for each product category:</w:t>
      </w:r>
    </w:p>
    <w:tbl>
      <w:tblPr>
        <w:tblW w:w="5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61"/>
        <w:gridCol w:w="2234"/>
      </w:tblGrid>
      <w:tr w:rsidR="00FA401F" w:rsidRPr="00FA401F" w14:paraId="13590563" w14:textId="77777777" w:rsidTr="00FA401F">
        <w:trPr>
          <w:trHeight w:val="231"/>
          <w:tblHeader/>
        </w:trPr>
        <w:tc>
          <w:tcPr>
            <w:tcW w:w="0" w:type="auto"/>
            <w:shd w:val="clear" w:color="auto" w:fill="FFFFFF"/>
            <w:hideMark/>
          </w:tcPr>
          <w:p w14:paraId="66051014" w14:textId="77777777" w:rsidR="00FA401F" w:rsidRPr="00FA401F" w:rsidRDefault="00FA401F" w:rsidP="00FA401F">
            <w:pPr>
              <w:spacing w:after="0" w:line="240" w:lineRule="auto"/>
              <w:rPr>
                <w:rFonts w:ascii="Segoe UI" w:eastAsia="Times New Roman" w:hAnsi="Segoe UI" w:cs="Segoe UI"/>
                <w:b/>
                <w:bCs/>
                <w:color w:val="161616"/>
                <w:sz w:val="20"/>
                <w:szCs w:val="20"/>
                <w:lang w:eastAsia="en-IN"/>
              </w:rPr>
            </w:pPr>
            <w:proofErr w:type="spellStart"/>
            <w:r w:rsidRPr="00FA401F">
              <w:rPr>
                <w:rFonts w:ascii="Segoe UI" w:eastAsia="Times New Roman" w:hAnsi="Segoe UI" w:cs="Segoe UI"/>
                <w:b/>
                <w:bCs/>
                <w:color w:val="161616"/>
                <w:sz w:val="20"/>
                <w:szCs w:val="20"/>
                <w:lang w:eastAsia="en-IN"/>
              </w:rPr>
              <w:t>ProductCategory</w:t>
            </w:r>
            <w:proofErr w:type="spellEnd"/>
          </w:p>
        </w:tc>
        <w:tc>
          <w:tcPr>
            <w:tcW w:w="0" w:type="auto"/>
            <w:shd w:val="clear" w:color="auto" w:fill="FFFFFF"/>
            <w:hideMark/>
          </w:tcPr>
          <w:p w14:paraId="6B46B9F6" w14:textId="77777777" w:rsidR="00FA401F" w:rsidRPr="00FA401F" w:rsidRDefault="00FA401F" w:rsidP="00FA401F">
            <w:pPr>
              <w:spacing w:after="0" w:line="240" w:lineRule="auto"/>
              <w:rPr>
                <w:rFonts w:ascii="Segoe UI" w:eastAsia="Times New Roman" w:hAnsi="Segoe UI" w:cs="Segoe UI"/>
                <w:b/>
                <w:bCs/>
                <w:color w:val="161616"/>
                <w:sz w:val="20"/>
                <w:szCs w:val="20"/>
                <w:lang w:eastAsia="en-IN"/>
              </w:rPr>
            </w:pPr>
            <w:proofErr w:type="spellStart"/>
            <w:r w:rsidRPr="00FA401F">
              <w:rPr>
                <w:rFonts w:ascii="Segoe UI" w:eastAsia="Times New Roman" w:hAnsi="Segoe UI" w:cs="Segoe UI"/>
                <w:b/>
                <w:bCs/>
                <w:color w:val="161616"/>
                <w:sz w:val="20"/>
                <w:szCs w:val="20"/>
                <w:lang w:eastAsia="en-IN"/>
              </w:rPr>
              <w:t>ItemsSold</w:t>
            </w:r>
            <w:proofErr w:type="spellEnd"/>
          </w:p>
        </w:tc>
      </w:tr>
      <w:tr w:rsidR="00FA401F" w:rsidRPr="00FA401F" w14:paraId="1D91EEA8" w14:textId="77777777" w:rsidTr="00FA401F">
        <w:trPr>
          <w:trHeight w:val="231"/>
        </w:trPr>
        <w:tc>
          <w:tcPr>
            <w:tcW w:w="0" w:type="auto"/>
            <w:shd w:val="clear" w:color="auto" w:fill="FFFFFF"/>
            <w:hideMark/>
          </w:tcPr>
          <w:p w14:paraId="5930538C"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Accessories</w:t>
            </w:r>
          </w:p>
        </w:tc>
        <w:tc>
          <w:tcPr>
            <w:tcW w:w="0" w:type="auto"/>
            <w:shd w:val="clear" w:color="auto" w:fill="FFFFFF"/>
            <w:hideMark/>
          </w:tcPr>
          <w:p w14:paraId="2E01FE9F"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28271</w:t>
            </w:r>
          </w:p>
        </w:tc>
      </w:tr>
      <w:tr w:rsidR="00FA401F" w:rsidRPr="00FA401F" w14:paraId="1698A03B" w14:textId="77777777" w:rsidTr="00FA401F">
        <w:trPr>
          <w:trHeight w:val="231"/>
        </w:trPr>
        <w:tc>
          <w:tcPr>
            <w:tcW w:w="0" w:type="auto"/>
            <w:shd w:val="clear" w:color="auto" w:fill="FFFFFF"/>
            <w:hideMark/>
          </w:tcPr>
          <w:p w14:paraId="027D7528"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Bits and pieces</w:t>
            </w:r>
          </w:p>
        </w:tc>
        <w:tc>
          <w:tcPr>
            <w:tcW w:w="0" w:type="auto"/>
            <w:shd w:val="clear" w:color="auto" w:fill="FFFFFF"/>
            <w:hideMark/>
          </w:tcPr>
          <w:p w14:paraId="22043602"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5368</w:t>
            </w:r>
          </w:p>
        </w:tc>
      </w:tr>
      <w:tr w:rsidR="00FA401F" w:rsidRPr="00FA401F" w14:paraId="6F1A6499" w14:textId="77777777" w:rsidTr="00FA401F">
        <w:trPr>
          <w:trHeight w:val="231"/>
        </w:trPr>
        <w:tc>
          <w:tcPr>
            <w:tcW w:w="0" w:type="auto"/>
            <w:shd w:val="clear" w:color="auto" w:fill="FFFFFF"/>
            <w:hideMark/>
          </w:tcPr>
          <w:p w14:paraId="7847B612"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w:t>
            </w:r>
          </w:p>
        </w:tc>
        <w:tc>
          <w:tcPr>
            <w:tcW w:w="0" w:type="auto"/>
            <w:shd w:val="clear" w:color="auto" w:fill="FFFFFF"/>
            <w:hideMark/>
          </w:tcPr>
          <w:p w14:paraId="7220CB0B" w14:textId="77777777" w:rsidR="00FA401F" w:rsidRPr="00FA401F" w:rsidRDefault="00FA401F" w:rsidP="00FA401F">
            <w:pPr>
              <w:spacing w:after="0" w:line="240" w:lineRule="auto"/>
              <w:rPr>
                <w:rFonts w:ascii="Segoe UI" w:eastAsia="Times New Roman" w:hAnsi="Segoe UI" w:cs="Segoe UI"/>
                <w:color w:val="161616"/>
                <w:sz w:val="20"/>
                <w:szCs w:val="20"/>
                <w:lang w:eastAsia="en-IN"/>
              </w:rPr>
            </w:pPr>
            <w:r w:rsidRPr="00FA401F">
              <w:rPr>
                <w:rFonts w:ascii="Segoe UI" w:eastAsia="Times New Roman" w:hAnsi="Segoe UI" w:cs="Segoe UI"/>
                <w:color w:val="161616"/>
                <w:sz w:val="20"/>
                <w:szCs w:val="20"/>
                <w:lang w:eastAsia="en-IN"/>
              </w:rPr>
              <w:t>...</w:t>
            </w:r>
          </w:p>
        </w:tc>
      </w:tr>
    </w:tbl>
    <w:p w14:paraId="0DDBB10E" w14:textId="77777777" w:rsidR="00911930" w:rsidRPr="00911930" w:rsidRDefault="00911930" w:rsidP="00911930">
      <w:pPr>
        <w:spacing w:after="0" w:line="240" w:lineRule="auto"/>
        <w:rPr>
          <w:rFonts w:ascii="Segoe UI" w:eastAsia="Times New Roman" w:hAnsi="Segoe UI" w:cs="Segoe UI"/>
          <w:b/>
          <w:bCs/>
          <w:sz w:val="24"/>
          <w:szCs w:val="24"/>
          <w:lang w:eastAsia="en-IN"/>
        </w:rPr>
      </w:pPr>
      <w:r w:rsidRPr="00911930">
        <w:rPr>
          <w:rFonts w:ascii="Segoe UI" w:eastAsia="Times New Roman" w:hAnsi="Segoe UI" w:cs="Segoe UI"/>
          <w:b/>
          <w:bCs/>
          <w:sz w:val="24"/>
          <w:szCs w:val="24"/>
          <w:lang w:eastAsia="en-IN"/>
        </w:rPr>
        <w:lastRenderedPageBreak/>
        <w:t>Note</w:t>
      </w:r>
    </w:p>
    <w:p w14:paraId="4024307D" w14:textId="77777777" w:rsidR="00911930" w:rsidRPr="00911930" w:rsidRDefault="00911930" w:rsidP="00911930">
      <w:pPr>
        <w:spacing w:before="100" w:beforeAutospacing="1" w:after="100" w:afterAutospacing="1" w:line="240" w:lineRule="auto"/>
        <w:rPr>
          <w:rFonts w:ascii="Segoe UI" w:eastAsia="Times New Roman" w:hAnsi="Segoe UI" w:cs="Segoe UI"/>
          <w:color w:val="161616"/>
          <w:sz w:val="24"/>
          <w:szCs w:val="24"/>
          <w:lang w:eastAsia="en-IN"/>
        </w:rPr>
      </w:pPr>
      <w:r w:rsidRPr="00911930">
        <w:rPr>
          <w:rFonts w:ascii="Segoe UI" w:eastAsia="Times New Roman" w:hAnsi="Segoe UI" w:cs="Segoe UI"/>
          <w:color w:val="161616"/>
          <w:sz w:val="24"/>
          <w:szCs w:val="24"/>
          <w:lang w:eastAsia="en-IN"/>
        </w:rPr>
        <w:t>JOIN clauses for </w:t>
      </w:r>
      <w:proofErr w:type="spellStart"/>
      <w:r w:rsidRPr="00911930">
        <w:rPr>
          <w:rFonts w:ascii="Segoe UI" w:eastAsia="Times New Roman" w:hAnsi="Segoe UI" w:cs="Segoe UI"/>
          <w:b/>
          <w:bCs/>
          <w:color w:val="161616"/>
          <w:sz w:val="24"/>
          <w:szCs w:val="24"/>
          <w:lang w:eastAsia="en-IN"/>
        </w:rPr>
        <w:t>FactSales</w:t>
      </w:r>
      <w:proofErr w:type="spellEnd"/>
      <w:r w:rsidRPr="00911930">
        <w:rPr>
          <w:rFonts w:ascii="Segoe UI" w:eastAsia="Times New Roman" w:hAnsi="Segoe UI" w:cs="Segoe UI"/>
          <w:color w:val="161616"/>
          <w:sz w:val="24"/>
          <w:szCs w:val="24"/>
          <w:lang w:eastAsia="en-IN"/>
        </w:rPr>
        <w:t> and </w:t>
      </w:r>
      <w:proofErr w:type="spellStart"/>
      <w:r w:rsidRPr="00911930">
        <w:rPr>
          <w:rFonts w:ascii="Segoe UI" w:eastAsia="Times New Roman" w:hAnsi="Segoe UI" w:cs="Segoe UI"/>
          <w:b/>
          <w:bCs/>
          <w:color w:val="161616"/>
          <w:sz w:val="24"/>
          <w:szCs w:val="24"/>
          <w:lang w:eastAsia="en-IN"/>
        </w:rPr>
        <w:t>DimProduct</w:t>
      </w:r>
      <w:proofErr w:type="spellEnd"/>
      <w:r w:rsidRPr="00911930">
        <w:rPr>
          <w:rFonts w:ascii="Segoe UI" w:eastAsia="Times New Roman" w:hAnsi="Segoe UI" w:cs="Segoe UI"/>
          <w:color w:val="161616"/>
          <w:sz w:val="24"/>
          <w:szCs w:val="24"/>
          <w:lang w:eastAsia="en-IN"/>
        </w:rPr>
        <w:t> and for </w:t>
      </w:r>
      <w:proofErr w:type="spellStart"/>
      <w:r w:rsidRPr="00911930">
        <w:rPr>
          <w:rFonts w:ascii="Segoe UI" w:eastAsia="Times New Roman" w:hAnsi="Segoe UI" w:cs="Segoe UI"/>
          <w:b/>
          <w:bCs/>
          <w:color w:val="161616"/>
          <w:sz w:val="24"/>
          <w:szCs w:val="24"/>
          <w:lang w:eastAsia="en-IN"/>
        </w:rPr>
        <w:t>DimProduct</w:t>
      </w:r>
      <w:proofErr w:type="spellEnd"/>
      <w:r w:rsidRPr="00911930">
        <w:rPr>
          <w:rFonts w:ascii="Segoe UI" w:eastAsia="Times New Roman" w:hAnsi="Segoe UI" w:cs="Segoe UI"/>
          <w:color w:val="161616"/>
          <w:sz w:val="24"/>
          <w:szCs w:val="24"/>
          <w:lang w:eastAsia="en-IN"/>
        </w:rPr>
        <w:t> and </w:t>
      </w:r>
      <w:proofErr w:type="spellStart"/>
      <w:r w:rsidRPr="00911930">
        <w:rPr>
          <w:rFonts w:ascii="Segoe UI" w:eastAsia="Times New Roman" w:hAnsi="Segoe UI" w:cs="Segoe UI"/>
          <w:b/>
          <w:bCs/>
          <w:color w:val="161616"/>
          <w:sz w:val="24"/>
          <w:szCs w:val="24"/>
          <w:lang w:eastAsia="en-IN"/>
        </w:rPr>
        <w:t>DimCategory</w:t>
      </w:r>
      <w:proofErr w:type="spellEnd"/>
      <w:r w:rsidRPr="00911930">
        <w:rPr>
          <w:rFonts w:ascii="Segoe UI" w:eastAsia="Times New Roman" w:hAnsi="Segoe UI" w:cs="Segoe UI"/>
          <w:color w:val="161616"/>
          <w:sz w:val="24"/>
          <w:szCs w:val="24"/>
          <w:lang w:eastAsia="en-IN"/>
        </w:rPr>
        <w:t> are both required, even though no fields from </w:t>
      </w:r>
      <w:proofErr w:type="spellStart"/>
      <w:r w:rsidRPr="00911930">
        <w:rPr>
          <w:rFonts w:ascii="Segoe UI" w:eastAsia="Times New Roman" w:hAnsi="Segoe UI" w:cs="Segoe UI"/>
          <w:b/>
          <w:bCs/>
          <w:color w:val="161616"/>
          <w:sz w:val="24"/>
          <w:szCs w:val="24"/>
          <w:lang w:eastAsia="en-IN"/>
        </w:rPr>
        <w:t>DimProduct</w:t>
      </w:r>
      <w:proofErr w:type="spellEnd"/>
      <w:r w:rsidRPr="00911930">
        <w:rPr>
          <w:rFonts w:ascii="Segoe UI" w:eastAsia="Times New Roman" w:hAnsi="Segoe UI" w:cs="Segoe UI"/>
          <w:color w:val="161616"/>
          <w:sz w:val="24"/>
          <w:szCs w:val="24"/>
          <w:lang w:eastAsia="en-IN"/>
        </w:rPr>
        <w:t> are returned by the query.</w:t>
      </w:r>
    </w:p>
    <w:p w14:paraId="17633515" w14:textId="77777777" w:rsidR="00911930" w:rsidRDefault="00911930" w:rsidP="00911930">
      <w:pPr>
        <w:pStyle w:val="Heading2"/>
        <w:shd w:val="clear" w:color="auto" w:fill="FFFFFF"/>
        <w:spacing w:before="480" w:after="180"/>
        <w:rPr>
          <w:rFonts w:ascii="Segoe UI" w:hAnsi="Segoe UI" w:cs="Segoe UI"/>
          <w:color w:val="161616"/>
        </w:rPr>
      </w:pPr>
      <w:r>
        <w:rPr>
          <w:rFonts w:ascii="Segoe UI" w:hAnsi="Segoe UI" w:cs="Segoe UI"/>
          <w:color w:val="161616"/>
        </w:rPr>
        <w:t>Using ranking functions</w:t>
      </w:r>
    </w:p>
    <w:p w14:paraId="53F835FA" w14:textId="77777777" w:rsidR="00911930" w:rsidRDefault="00911930" w:rsidP="00911930">
      <w:pPr>
        <w:pStyle w:val="NormalWeb"/>
        <w:shd w:val="clear" w:color="auto" w:fill="FFFFFF"/>
        <w:rPr>
          <w:rFonts w:ascii="Segoe UI" w:hAnsi="Segoe UI" w:cs="Segoe UI"/>
          <w:color w:val="161616"/>
        </w:rPr>
      </w:pPr>
      <w:r>
        <w:rPr>
          <w:rFonts w:ascii="Segoe UI" w:hAnsi="Segoe UI" w:cs="Segoe UI"/>
          <w:color w:val="161616"/>
        </w:rPr>
        <w:t>Another common kind of analytical query is to partition the results based on a dimension attribute and </w:t>
      </w:r>
      <w:r>
        <w:rPr>
          <w:rStyle w:val="Emphasis"/>
          <w:rFonts w:ascii="Segoe UI" w:eastAsiaTheme="majorEastAsia" w:hAnsi="Segoe UI" w:cs="Segoe UI"/>
          <w:color w:val="161616"/>
        </w:rPr>
        <w:t>rank</w:t>
      </w:r>
      <w:r>
        <w:rPr>
          <w:rFonts w:ascii="Segoe UI" w:hAnsi="Segoe UI" w:cs="Segoe UI"/>
          <w:color w:val="161616"/>
        </w:rPr>
        <w:t> the results within each partition. For example, you might want to rank stores each year by their sales revenue. To accomplish this goal, you can use Transact-SQL </w:t>
      </w:r>
      <w:r>
        <w:rPr>
          <w:rStyle w:val="Emphasis"/>
          <w:rFonts w:ascii="Segoe UI" w:eastAsiaTheme="majorEastAsia" w:hAnsi="Segoe UI" w:cs="Segoe UI"/>
          <w:color w:val="161616"/>
        </w:rPr>
        <w:t>ranking</w:t>
      </w:r>
      <w:r>
        <w:rPr>
          <w:rFonts w:ascii="Segoe UI" w:hAnsi="Segoe UI" w:cs="Segoe UI"/>
          <w:color w:val="161616"/>
        </w:rPr>
        <w:t> functions such as </w:t>
      </w:r>
      <w:r>
        <w:rPr>
          <w:rStyle w:val="HTMLCode"/>
          <w:rFonts w:ascii="Consolas" w:hAnsi="Consolas"/>
          <w:color w:val="161616"/>
        </w:rPr>
        <w:t>ROW_NUMBER</w:t>
      </w:r>
      <w:r>
        <w:rPr>
          <w:rFonts w:ascii="Segoe UI" w:hAnsi="Segoe UI" w:cs="Segoe UI"/>
          <w:color w:val="161616"/>
        </w:rPr>
        <w:t>, </w:t>
      </w:r>
      <w:r>
        <w:rPr>
          <w:rStyle w:val="HTMLCode"/>
          <w:rFonts w:ascii="Consolas" w:hAnsi="Consolas"/>
          <w:color w:val="161616"/>
        </w:rPr>
        <w:t>RANK</w:t>
      </w:r>
      <w:r>
        <w:rPr>
          <w:rFonts w:ascii="Segoe UI" w:hAnsi="Segoe UI" w:cs="Segoe UI"/>
          <w:color w:val="161616"/>
        </w:rPr>
        <w:t>, </w:t>
      </w:r>
      <w:r>
        <w:rPr>
          <w:rStyle w:val="HTMLCode"/>
          <w:rFonts w:ascii="Consolas" w:hAnsi="Consolas"/>
          <w:color w:val="161616"/>
        </w:rPr>
        <w:t>DENSE_RANK</w:t>
      </w:r>
      <w:r>
        <w:rPr>
          <w:rFonts w:ascii="Segoe UI" w:hAnsi="Segoe UI" w:cs="Segoe UI"/>
          <w:color w:val="161616"/>
        </w:rPr>
        <w:t>, and </w:t>
      </w:r>
      <w:r>
        <w:rPr>
          <w:rStyle w:val="HTMLCode"/>
          <w:rFonts w:ascii="Consolas" w:hAnsi="Consolas"/>
          <w:color w:val="161616"/>
        </w:rPr>
        <w:t>NTILE</w:t>
      </w:r>
      <w:r>
        <w:rPr>
          <w:rFonts w:ascii="Segoe UI" w:hAnsi="Segoe UI" w:cs="Segoe UI"/>
          <w:color w:val="161616"/>
        </w:rPr>
        <w:t>. These functions enable you to partition the data over categories, each returning a specific value that indicates the relative position of each row within the partition:</w:t>
      </w:r>
    </w:p>
    <w:p w14:paraId="743B9F5E" w14:textId="77777777" w:rsidR="00911930" w:rsidRDefault="00911930" w:rsidP="0091193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ROW_NUMBER</w:t>
      </w:r>
      <w:r>
        <w:rPr>
          <w:rFonts w:ascii="Segoe UI" w:hAnsi="Segoe UI" w:cs="Segoe UI"/>
          <w:color w:val="161616"/>
        </w:rPr>
        <w:t> returns the ordinal position of the row within the partition. For example, the first row is numbered 1, the second 2, and so on.</w:t>
      </w:r>
    </w:p>
    <w:p w14:paraId="2E5DDA67" w14:textId="77777777" w:rsidR="00911930" w:rsidRDefault="00911930" w:rsidP="0091193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RANK</w:t>
      </w:r>
      <w:r>
        <w:rPr>
          <w:rFonts w:ascii="Segoe UI" w:hAnsi="Segoe UI" w:cs="Segoe UI"/>
          <w:color w:val="161616"/>
        </w:rPr>
        <w:t> returns the ranked position of each row in the ordered results. For example, in a partition of stores ordered by sales volume, the store with the highest sales volume is ranked 1. If multiple stores have the same sales volumes, they'll be ranked the same, and the rank assigned to subsequent stores reflects the number of stores that have higher sales volumes - including ties.</w:t>
      </w:r>
    </w:p>
    <w:p w14:paraId="619061A1" w14:textId="77777777" w:rsidR="00911930" w:rsidRDefault="00911930" w:rsidP="0091193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DENSE_RANK</w:t>
      </w:r>
      <w:r>
        <w:rPr>
          <w:rFonts w:ascii="Segoe UI" w:hAnsi="Segoe UI" w:cs="Segoe UI"/>
          <w:color w:val="161616"/>
        </w:rPr>
        <w:t> ranks rows in a partition the same way as </w:t>
      </w:r>
      <w:r>
        <w:rPr>
          <w:rStyle w:val="Strong"/>
          <w:rFonts w:ascii="Segoe UI" w:hAnsi="Segoe UI" w:cs="Segoe UI"/>
          <w:color w:val="161616"/>
        </w:rPr>
        <w:t>RANK</w:t>
      </w:r>
      <w:r>
        <w:rPr>
          <w:rFonts w:ascii="Segoe UI" w:hAnsi="Segoe UI" w:cs="Segoe UI"/>
          <w:color w:val="161616"/>
        </w:rPr>
        <w:t>, but when multiple rows have the same rank, subsequent rows are ranking positions ignore ties.</w:t>
      </w:r>
    </w:p>
    <w:p w14:paraId="7AFE50E0" w14:textId="77777777" w:rsidR="00911930" w:rsidRDefault="00911930" w:rsidP="00911930">
      <w:pPr>
        <w:numPr>
          <w:ilvl w:val="0"/>
          <w:numId w:val="8"/>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NTILE</w:t>
      </w:r>
      <w:r>
        <w:rPr>
          <w:rFonts w:ascii="Segoe UI" w:hAnsi="Segoe UI" w:cs="Segoe UI"/>
          <w:color w:val="161616"/>
        </w:rPr>
        <w:t> returns the specified percentile in which the row falls. For example, in a partition of stores ordered by sales volume, </w:t>
      </w:r>
      <w:proofErr w:type="gramStart"/>
      <w:r>
        <w:rPr>
          <w:rStyle w:val="HTMLCode"/>
          <w:rFonts w:ascii="Consolas" w:eastAsiaTheme="minorHAnsi" w:hAnsi="Consolas"/>
          <w:color w:val="161616"/>
        </w:rPr>
        <w:t>NTILE(</w:t>
      </w:r>
      <w:proofErr w:type="gramEnd"/>
      <w:r>
        <w:rPr>
          <w:rStyle w:val="HTMLCode"/>
          <w:rFonts w:ascii="Consolas" w:eastAsiaTheme="minorHAnsi" w:hAnsi="Consolas"/>
          <w:color w:val="161616"/>
        </w:rPr>
        <w:t>4)</w:t>
      </w:r>
      <w:r>
        <w:rPr>
          <w:rFonts w:ascii="Segoe UI" w:hAnsi="Segoe UI" w:cs="Segoe UI"/>
          <w:color w:val="161616"/>
        </w:rPr>
        <w:t> returns the quartile in which a store's sales volume places it.</w:t>
      </w:r>
    </w:p>
    <w:p w14:paraId="09719717" w14:textId="77777777" w:rsidR="00911930" w:rsidRDefault="00911930" w:rsidP="00911930">
      <w:pPr>
        <w:pStyle w:val="NormalWeb"/>
        <w:shd w:val="clear" w:color="auto" w:fill="FFFFFF"/>
        <w:rPr>
          <w:rFonts w:ascii="Segoe UI" w:hAnsi="Segoe UI" w:cs="Segoe UI"/>
          <w:color w:val="161616"/>
        </w:rPr>
      </w:pPr>
      <w:r>
        <w:rPr>
          <w:rFonts w:ascii="Segoe UI" w:hAnsi="Segoe UI" w:cs="Segoe UI"/>
          <w:color w:val="161616"/>
        </w:rPr>
        <w:t>For example, consider the following query:</w:t>
      </w:r>
    </w:p>
    <w:p w14:paraId="6F00D010" w14:textId="5AC1230A" w:rsidR="00FA401F" w:rsidRDefault="00927947" w:rsidP="00D736A1">
      <w:pPr>
        <w:pStyle w:val="NormalWeb"/>
        <w:shd w:val="clear" w:color="auto" w:fill="FFFFFF"/>
        <w:rPr>
          <w:rFonts w:ascii="Segoe UI" w:hAnsi="Segoe UI" w:cs="Segoe UI"/>
          <w:color w:val="161616"/>
          <w:shd w:val="clear" w:color="auto" w:fill="FFFFFF"/>
        </w:rPr>
      </w:pPr>
      <w:r w:rsidRPr="00927947">
        <w:rPr>
          <w:rFonts w:ascii="Segoe UI" w:hAnsi="Segoe UI" w:cs="Segoe UI"/>
          <w:color w:val="161616"/>
          <w:shd w:val="clear" w:color="auto" w:fill="FFFFFF"/>
        </w:rPr>
        <w:drawing>
          <wp:inline distT="0" distB="0" distL="0" distR="0" wp14:anchorId="3E6A1CC3" wp14:editId="07DE2E6C">
            <wp:extent cx="5353325" cy="2178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325" cy="2178162"/>
                    </a:xfrm>
                    <a:prstGeom prst="rect">
                      <a:avLst/>
                    </a:prstGeom>
                  </pic:spPr>
                </pic:pic>
              </a:graphicData>
            </a:graphic>
          </wp:inline>
        </w:drawing>
      </w:r>
    </w:p>
    <w:p w14:paraId="0783EC7A" w14:textId="77777777" w:rsidR="00927947" w:rsidRPr="00927947" w:rsidRDefault="00927947" w:rsidP="00927947">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927947">
        <w:rPr>
          <w:rFonts w:ascii="Segoe UI" w:eastAsia="Times New Roman" w:hAnsi="Segoe UI" w:cs="Segoe UI"/>
          <w:color w:val="161616"/>
          <w:sz w:val="24"/>
          <w:szCs w:val="24"/>
          <w:lang w:eastAsia="en-IN"/>
        </w:rPr>
        <w:lastRenderedPageBreak/>
        <w:t xml:space="preserve">The query partitions products into groupings based on their categories, and within each category partition, the relative position of each product is determined based on its list price. The results from this query might look </w:t>
      </w:r>
      <w:proofErr w:type="gramStart"/>
      <w:r w:rsidRPr="00927947">
        <w:rPr>
          <w:rFonts w:ascii="Segoe UI" w:eastAsia="Times New Roman" w:hAnsi="Segoe UI" w:cs="Segoe UI"/>
          <w:color w:val="161616"/>
          <w:sz w:val="24"/>
          <w:szCs w:val="24"/>
          <w:lang w:eastAsia="en-IN"/>
        </w:rPr>
        <w:t>similar to</w:t>
      </w:r>
      <w:proofErr w:type="gramEnd"/>
      <w:r w:rsidRPr="00927947">
        <w:rPr>
          <w:rFonts w:ascii="Segoe UI" w:eastAsia="Times New Roman" w:hAnsi="Segoe UI" w:cs="Segoe UI"/>
          <w:color w:val="161616"/>
          <w:sz w:val="24"/>
          <w:szCs w:val="24"/>
          <w:lang w:eastAsia="en-IN"/>
        </w:rPr>
        <w:t xml:space="preserve"> the following table:</w:t>
      </w:r>
    </w:p>
    <w:tbl>
      <w:tblPr>
        <w:tblW w:w="94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1"/>
        <w:gridCol w:w="1706"/>
        <w:gridCol w:w="1051"/>
        <w:gridCol w:w="1559"/>
        <w:gridCol w:w="645"/>
        <w:gridCol w:w="1378"/>
        <w:gridCol w:w="1014"/>
      </w:tblGrid>
      <w:tr w:rsidR="00927947" w:rsidRPr="00927947" w14:paraId="2676B144" w14:textId="77777777" w:rsidTr="00927947">
        <w:trPr>
          <w:trHeight w:val="250"/>
          <w:tblHeader/>
        </w:trPr>
        <w:tc>
          <w:tcPr>
            <w:tcW w:w="0" w:type="auto"/>
            <w:shd w:val="clear" w:color="auto" w:fill="FFFFFF"/>
            <w:hideMark/>
          </w:tcPr>
          <w:p w14:paraId="0DC650FD"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proofErr w:type="spellStart"/>
            <w:r w:rsidRPr="00927947">
              <w:rPr>
                <w:rFonts w:ascii="Segoe UI" w:eastAsia="Times New Roman" w:hAnsi="Segoe UI" w:cs="Segoe UI"/>
                <w:b/>
                <w:bCs/>
                <w:color w:val="161616"/>
                <w:sz w:val="18"/>
                <w:szCs w:val="18"/>
                <w:lang w:eastAsia="en-IN"/>
              </w:rPr>
              <w:t>ProductCategory</w:t>
            </w:r>
            <w:proofErr w:type="spellEnd"/>
          </w:p>
        </w:tc>
        <w:tc>
          <w:tcPr>
            <w:tcW w:w="0" w:type="auto"/>
            <w:shd w:val="clear" w:color="auto" w:fill="FFFFFF"/>
            <w:hideMark/>
          </w:tcPr>
          <w:p w14:paraId="0C1DB269"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r w:rsidRPr="00927947">
              <w:rPr>
                <w:rFonts w:ascii="Segoe UI" w:eastAsia="Times New Roman" w:hAnsi="Segoe UI" w:cs="Segoe UI"/>
                <w:b/>
                <w:bCs/>
                <w:color w:val="161616"/>
                <w:sz w:val="18"/>
                <w:szCs w:val="18"/>
                <w:lang w:eastAsia="en-IN"/>
              </w:rPr>
              <w:t>ProductName</w:t>
            </w:r>
          </w:p>
        </w:tc>
        <w:tc>
          <w:tcPr>
            <w:tcW w:w="0" w:type="auto"/>
            <w:shd w:val="clear" w:color="auto" w:fill="FFFFFF"/>
            <w:hideMark/>
          </w:tcPr>
          <w:p w14:paraId="6A5217F8"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proofErr w:type="spellStart"/>
            <w:r w:rsidRPr="00927947">
              <w:rPr>
                <w:rFonts w:ascii="Segoe UI" w:eastAsia="Times New Roman" w:hAnsi="Segoe UI" w:cs="Segoe UI"/>
                <w:b/>
                <w:bCs/>
                <w:color w:val="161616"/>
                <w:sz w:val="18"/>
                <w:szCs w:val="18"/>
                <w:lang w:eastAsia="en-IN"/>
              </w:rPr>
              <w:t>ListPrice</w:t>
            </w:r>
            <w:proofErr w:type="spellEnd"/>
          </w:p>
        </w:tc>
        <w:tc>
          <w:tcPr>
            <w:tcW w:w="0" w:type="auto"/>
            <w:shd w:val="clear" w:color="auto" w:fill="FFFFFF"/>
            <w:hideMark/>
          </w:tcPr>
          <w:p w14:paraId="6A6E7D47"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proofErr w:type="spellStart"/>
            <w:r w:rsidRPr="00927947">
              <w:rPr>
                <w:rFonts w:ascii="Segoe UI" w:eastAsia="Times New Roman" w:hAnsi="Segoe UI" w:cs="Segoe UI"/>
                <w:b/>
                <w:bCs/>
                <w:color w:val="161616"/>
                <w:sz w:val="18"/>
                <w:szCs w:val="18"/>
                <w:lang w:eastAsia="en-IN"/>
              </w:rPr>
              <w:t>RowNumber</w:t>
            </w:r>
            <w:proofErr w:type="spellEnd"/>
          </w:p>
        </w:tc>
        <w:tc>
          <w:tcPr>
            <w:tcW w:w="0" w:type="auto"/>
            <w:shd w:val="clear" w:color="auto" w:fill="FFFFFF"/>
            <w:hideMark/>
          </w:tcPr>
          <w:p w14:paraId="2BC8F41F"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r w:rsidRPr="00927947">
              <w:rPr>
                <w:rFonts w:ascii="Segoe UI" w:eastAsia="Times New Roman" w:hAnsi="Segoe UI" w:cs="Segoe UI"/>
                <w:b/>
                <w:bCs/>
                <w:color w:val="161616"/>
                <w:sz w:val="18"/>
                <w:szCs w:val="18"/>
                <w:lang w:eastAsia="en-IN"/>
              </w:rPr>
              <w:t>Rank</w:t>
            </w:r>
          </w:p>
        </w:tc>
        <w:tc>
          <w:tcPr>
            <w:tcW w:w="0" w:type="auto"/>
            <w:shd w:val="clear" w:color="auto" w:fill="FFFFFF"/>
            <w:hideMark/>
          </w:tcPr>
          <w:p w14:paraId="574A0F3E"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proofErr w:type="spellStart"/>
            <w:r w:rsidRPr="00927947">
              <w:rPr>
                <w:rFonts w:ascii="Segoe UI" w:eastAsia="Times New Roman" w:hAnsi="Segoe UI" w:cs="Segoe UI"/>
                <w:b/>
                <w:bCs/>
                <w:color w:val="161616"/>
                <w:sz w:val="18"/>
                <w:szCs w:val="18"/>
                <w:lang w:eastAsia="en-IN"/>
              </w:rPr>
              <w:t>DenseRank</w:t>
            </w:r>
            <w:proofErr w:type="spellEnd"/>
          </w:p>
        </w:tc>
        <w:tc>
          <w:tcPr>
            <w:tcW w:w="0" w:type="auto"/>
            <w:shd w:val="clear" w:color="auto" w:fill="FFFFFF"/>
            <w:hideMark/>
          </w:tcPr>
          <w:p w14:paraId="4F37B063" w14:textId="77777777" w:rsidR="00927947" w:rsidRPr="00927947" w:rsidRDefault="00927947" w:rsidP="00927947">
            <w:pPr>
              <w:spacing w:after="0" w:line="240" w:lineRule="auto"/>
              <w:rPr>
                <w:rFonts w:ascii="Segoe UI" w:eastAsia="Times New Roman" w:hAnsi="Segoe UI" w:cs="Segoe UI"/>
                <w:b/>
                <w:bCs/>
                <w:color w:val="161616"/>
                <w:sz w:val="18"/>
                <w:szCs w:val="18"/>
                <w:lang w:eastAsia="en-IN"/>
              </w:rPr>
            </w:pPr>
            <w:r w:rsidRPr="00927947">
              <w:rPr>
                <w:rFonts w:ascii="Segoe UI" w:eastAsia="Times New Roman" w:hAnsi="Segoe UI" w:cs="Segoe UI"/>
                <w:b/>
                <w:bCs/>
                <w:color w:val="161616"/>
                <w:sz w:val="18"/>
                <w:szCs w:val="18"/>
                <w:lang w:eastAsia="en-IN"/>
              </w:rPr>
              <w:t>Quartile</w:t>
            </w:r>
          </w:p>
        </w:tc>
      </w:tr>
      <w:tr w:rsidR="00927947" w:rsidRPr="00927947" w14:paraId="50ECA5C4" w14:textId="77777777" w:rsidTr="00927947">
        <w:trPr>
          <w:trHeight w:val="250"/>
        </w:trPr>
        <w:tc>
          <w:tcPr>
            <w:tcW w:w="0" w:type="auto"/>
            <w:shd w:val="clear" w:color="auto" w:fill="FFFFFF"/>
            <w:hideMark/>
          </w:tcPr>
          <w:p w14:paraId="327B3560"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3BBB7C2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Widget</w:t>
            </w:r>
          </w:p>
        </w:tc>
        <w:tc>
          <w:tcPr>
            <w:tcW w:w="0" w:type="auto"/>
            <w:shd w:val="clear" w:color="auto" w:fill="FFFFFF"/>
            <w:hideMark/>
          </w:tcPr>
          <w:p w14:paraId="229649DF"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8.99</w:t>
            </w:r>
          </w:p>
        </w:tc>
        <w:tc>
          <w:tcPr>
            <w:tcW w:w="0" w:type="auto"/>
            <w:shd w:val="clear" w:color="auto" w:fill="FFFFFF"/>
            <w:hideMark/>
          </w:tcPr>
          <w:p w14:paraId="7A9CACD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67A013E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0328E76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53431E42"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r>
      <w:tr w:rsidR="00927947" w:rsidRPr="00927947" w14:paraId="406D514D" w14:textId="77777777" w:rsidTr="00927947">
        <w:trPr>
          <w:trHeight w:val="250"/>
        </w:trPr>
        <w:tc>
          <w:tcPr>
            <w:tcW w:w="0" w:type="auto"/>
            <w:shd w:val="clear" w:color="auto" w:fill="FFFFFF"/>
            <w:hideMark/>
          </w:tcPr>
          <w:p w14:paraId="21A02E3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191AB26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proofErr w:type="spellStart"/>
            <w:r w:rsidRPr="00927947">
              <w:rPr>
                <w:rFonts w:ascii="Segoe UI" w:eastAsia="Times New Roman" w:hAnsi="Segoe UI" w:cs="Segoe UI"/>
                <w:color w:val="161616"/>
                <w:sz w:val="18"/>
                <w:szCs w:val="18"/>
                <w:lang w:eastAsia="en-IN"/>
              </w:rPr>
              <w:t>Knicknak</w:t>
            </w:r>
            <w:proofErr w:type="spellEnd"/>
          </w:p>
        </w:tc>
        <w:tc>
          <w:tcPr>
            <w:tcW w:w="0" w:type="auto"/>
            <w:shd w:val="clear" w:color="auto" w:fill="FFFFFF"/>
            <w:hideMark/>
          </w:tcPr>
          <w:p w14:paraId="303BD86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8.49</w:t>
            </w:r>
          </w:p>
        </w:tc>
        <w:tc>
          <w:tcPr>
            <w:tcW w:w="0" w:type="auto"/>
            <w:shd w:val="clear" w:color="auto" w:fill="FFFFFF"/>
            <w:hideMark/>
          </w:tcPr>
          <w:p w14:paraId="02E9312D"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47102B5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525B97F3"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1EE132F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r>
      <w:tr w:rsidR="00927947" w:rsidRPr="00927947" w14:paraId="4261D43D" w14:textId="77777777" w:rsidTr="00927947">
        <w:trPr>
          <w:trHeight w:val="250"/>
        </w:trPr>
        <w:tc>
          <w:tcPr>
            <w:tcW w:w="0" w:type="auto"/>
            <w:shd w:val="clear" w:color="auto" w:fill="FFFFFF"/>
            <w:hideMark/>
          </w:tcPr>
          <w:p w14:paraId="3CD4BE7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489B4CEB"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Sprocket</w:t>
            </w:r>
          </w:p>
        </w:tc>
        <w:tc>
          <w:tcPr>
            <w:tcW w:w="0" w:type="auto"/>
            <w:shd w:val="clear" w:color="auto" w:fill="FFFFFF"/>
            <w:hideMark/>
          </w:tcPr>
          <w:p w14:paraId="08E2B8F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5.99</w:t>
            </w:r>
          </w:p>
        </w:tc>
        <w:tc>
          <w:tcPr>
            <w:tcW w:w="0" w:type="auto"/>
            <w:shd w:val="clear" w:color="auto" w:fill="FFFFFF"/>
            <w:hideMark/>
          </w:tcPr>
          <w:p w14:paraId="7CDF0DFB"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14285B1C"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6B3BFDA3"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777E467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r>
      <w:tr w:rsidR="00927947" w:rsidRPr="00927947" w14:paraId="7825D011" w14:textId="77777777" w:rsidTr="00927947">
        <w:trPr>
          <w:trHeight w:val="250"/>
        </w:trPr>
        <w:tc>
          <w:tcPr>
            <w:tcW w:w="0" w:type="auto"/>
            <w:shd w:val="clear" w:color="auto" w:fill="FFFFFF"/>
            <w:hideMark/>
          </w:tcPr>
          <w:p w14:paraId="3E180AF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3B6A7C27"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Doodah</w:t>
            </w:r>
          </w:p>
        </w:tc>
        <w:tc>
          <w:tcPr>
            <w:tcW w:w="0" w:type="auto"/>
            <w:shd w:val="clear" w:color="auto" w:fill="FFFFFF"/>
            <w:hideMark/>
          </w:tcPr>
          <w:p w14:paraId="7F29C1C0"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5.99</w:t>
            </w:r>
          </w:p>
        </w:tc>
        <w:tc>
          <w:tcPr>
            <w:tcW w:w="0" w:type="auto"/>
            <w:shd w:val="clear" w:color="auto" w:fill="FFFFFF"/>
            <w:hideMark/>
          </w:tcPr>
          <w:p w14:paraId="7FFADDE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4</w:t>
            </w:r>
          </w:p>
        </w:tc>
        <w:tc>
          <w:tcPr>
            <w:tcW w:w="0" w:type="auto"/>
            <w:shd w:val="clear" w:color="auto" w:fill="FFFFFF"/>
            <w:hideMark/>
          </w:tcPr>
          <w:p w14:paraId="5620E4F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46FD2BD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79882CA6"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r>
      <w:tr w:rsidR="00927947" w:rsidRPr="00927947" w14:paraId="51018CD2" w14:textId="77777777" w:rsidTr="00927947">
        <w:trPr>
          <w:trHeight w:val="250"/>
        </w:trPr>
        <w:tc>
          <w:tcPr>
            <w:tcW w:w="0" w:type="auto"/>
            <w:shd w:val="clear" w:color="auto" w:fill="FFFFFF"/>
            <w:hideMark/>
          </w:tcPr>
          <w:p w14:paraId="5DAC0E71"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2CB2DF0B"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Spangle</w:t>
            </w:r>
          </w:p>
        </w:tc>
        <w:tc>
          <w:tcPr>
            <w:tcW w:w="0" w:type="auto"/>
            <w:shd w:val="clear" w:color="auto" w:fill="FFFFFF"/>
            <w:hideMark/>
          </w:tcPr>
          <w:p w14:paraId="6523623D"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2.99</w:t>
            </w:r>
          </w:p>
        </w:tc>
        <w:tc>
          <w:tcPr>
            <w:tcW w:w="0" w:type="auto"/>
            <w:shd w:val="clear" w:color="auto" w:fill="FFFFFF"/>
            <w:hideMark/>
          </w:tcPr>
          <w:p w14:paraId="197CB5AC"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5</w:t>
            </w:r>
          </w:p>
        </w:tc>
        <w:tc>
          <w:tcPr>
            <w:tcW w:w="0" w:type="auto"/>
            <w:shd w:val="clear" w:color="auto" w:fill="FFFFFF"/>
            <w:hideMark/>
          </w:tcPr>
          <w:p w14:paraId="60525675"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5</w:t>
            </w:r>
          </w:p>
        </w:tc>
        <w:tc>
          <w:tcPr>
            <w:tcW w:w="0" w:type="auto"/>
            <w:shd w:val="clear" w:color="auto" w:fill="FFFFFF"/>
            <w:hideMark/>
          </w:tcPr>
          <w:p w14:paraId="51CBB193"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4</w:t>
            </w:r>
          </w:p>
        </w:tc>
        <w:tc>
          <w:tcPr>
            <w:tcW w:w="0" w:type="auto"/>
            <w:shd w:val="clear" w:color="auto" w:fill="FFFFFF"/>
            <w:hideMark/>
          </w:tcPr>
          <w:p w14:paraId="0E6843E6"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r>
      <w:tr w:rsidR="00927947" w:rsidRPr="00927947" w14:paraId="3B8CF95A" w14:textId="77777777" w:rsidTr="00927947">
        <w:trPr>
          <w:trHeight w:val="242"/>
        </w:trPr>
        <w:tc>
          <w:tcPr>
            <w:tcW w:w="0" w:type="auto"/>
            <w:shd w:val="clear" w:color="auto" w:fill="FFFFFF"/>
            <w:hideMark/>
          </w:tcPr>
          <w:p w14:paraId="43842BF5"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Accessories</w:t>
            </w:r>
          </w:p>
        </w:tc>
        <w:tc>
          <w:tcPr>
            <w:tcW w:w="0" w:type="auto"/>
            <w:shd w:val="clear" w:color="auto" w:fill="FFFFFF"/>
            <w:hideMark/>
          </w:tcPr>
          <w:p w14:paraId="40971D69"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proofErr w:type="spellStart"/>
            <w:r w:rsidRPr="00927947">
              <w:rPr>
                <w:rFonts w:ascii="Segoe UI" w:eastAsia="Times New Roman" w:hAnsi="Segoe UI" w:cs="Segoe UI"/>
                <w:color w:val="161616"/>
                <w:sz w:val="18"/>
                <w:szCs w:val="18"/>
                <w:lang w:eastAsia="en-IN"/>
              </w:rPr>
              <w:t>Badabing</w:t>
            </w:r>
            <w:proofErr w:type="spellEnd"/>
          </w:p>
        </w:tc>
        <w:tc>
          <w:tcPr>
            <w:tcW w:w="0" w:type="auto"/>
            <w:shd w:val="clear" w:color="auto" w:fill="FFFFFF"/>
            <w:hideMark/>
          </w:tcPr>
          <w:p w14:paraId="005022F5"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0.25</w:t>
            </w:r>
          </w:p>
        </w:tc>
        <w:tc>
          <w:tcPr>
            <w:tcW w:w="0" w:type="auto"/>
            <w:shd w:val="clear" w:color="auto" w:fill="FFFFFF"/>
            <w:hideMark/>
          </w:tcPr>
          <w:p w14:paraId="1D59D45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6</w:t>
            </w:r>
          </w:p>
        </w:tc>
        <w:tc>
          <w:tcPr>
            <w:tcW w:w="0" w:type="auto"/>
            <w:shd w:val="clear" w:color="auto" w:fill="FFFFFF"/>
            <w:hideMark/>
          </w:tcPr>
          <w:p w14:paraId="1A34D8F1"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6</w:t>
            </w:r>
          </w:p>
        </w:tc>
        <w:tc>
          <w:tcPr>
            <w:tcW w:w="0" w:type="auto"/>
            <w:shd w:val="clear" w:color="auto" w:fill="FFFFFF"/>
            <w:hideMark/>
          </w:tcPr>
          <w:p w14:paraId="78735FA7"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5</w:t>
            </w:r>
          </w:p>
        </w:tc>
        <w:tc>
          <w:tcPr>
            <w:tcW w:w="0" w:type="auto"/>
            <w:shd w:val="clear" w:color="auto" w:fill="FFFFFF"/>
            <w:hideMark/>
          </w:tcPr>
          <w:p w14:paraId="7D297C2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4</w:t>
            </w:r>
          </w:p>
        </w:tc>
      </w:tr>
      <w:tr w:rsidR="00927947" w:rsidRPr="00927947" w14:paraId="1FA967DB" w14:textId="77777777" w:rsidTr="00927947">
        <w:trPr>
          <w:trHeight w:val="250"/>
        </w:trPr>
        <w:tc>
          <w:tcPr>
            <w:tcW w:w="0" w:type="auto"/>
            <w:shd w:val="clear" w:color="auto" w:fill="FFFFFF"/>
            <w:hideMark/>
          </w:tcPr>
          <w:p w14:paraId="2A46BE0D"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Bits and pieces</w:t>
            </w:r>
          </w:p>
        </w:tc>
        <w:tc>
          <w:tcPr>
            <w:tcW w:w="0" w:type="auto"/>
            <w:shd w:val="clear" w:color="auto" w:fill="FFFFFF"/>
            <w:hideMark/>
          </w:tcPr>
          <w:p w14:paraId="76F5AFB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Flimflam</w:t>
            </w:r>
          </w:p>
        </w:tc>
        <w:tc>
          <w:tcPr>
            <w:tcW w:w="0" w:type="auto"/>
            <w:shd w:val="clear" w:color="auto" w:fill="FFFFFF"/>
            <w:hideMark/>
          </w:tcPr>
          <w:p w14:paraId="4A630C1F"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7.49</w:t>
            </w:r>
          </w:p>
        </w:tc>
        <w:tc>
          <w:tcPr>
            <w:tcW w:w="0" w:type="auto"/>
            <w:shd w:val="clear" w:color="auto" w:fill="FFFFFF"/>
            <w:hideMark/>
          </w:tcPr>
          <w:p w14:paraId="54D4D8D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04900A00"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24DC5D92"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c>
          <w:tcPr>
            <w:tcW w:w="0" w:type="auto"/>
            <w:shd w:val="clear" w:color="auto" w:fill="FFFFFF"/>
            <w:hideMark/>
          </w:tcPr>
          <w:p w14:paraId="34FE6D07"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r>
      <w:tr w:rsidR="00927947" w:rsidRPr="00927947" w14:paraId="203EB48B" w14:textId="77777777" w:rsidTr="00927947">
        <w:trPr>
          <w:trHeight w:val="250"/>
        </w:trPr>
        <w:tc>
          <w:tcPr>
            <w:tcW w:w="0" w:type="auto"/>
            <w:shd w:val="clear" w:color="auto" w:fill="FFFFFF"/>
            <w:hideMark/>
          </w:tcPr>
          <w:p w14:paraId="41020CE2"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Bits and pieces</w:t>
            </w:r>
          </w:p>
        </w:tc>
        <w:tc>
          <w:tcPr>
            <w:tcW w:w="0" w:type="auto"/>
            <w:shd w:val="clear" w:color="auto" w:fill="FFFFFF"/>
            <w:hideMark/>
          </w:tcPr>
          <w:p w14:paraId="06B5092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proofErr w:type="spellStart"/>
            <w:r w:rsidRPr="00927947">
              <w:rPr>
                <w:rFonts w:ascii="Segoe UI" w:eastAsia="Times New Roman" w:hAnsi="Segoe UI" w:cs="Segoe UI"/>
                <w:color w:val="161616"/>
                <w:sz w:val="18"/>
                <w:szCs w:val="18"/>
                <w:lang w:eastAsia="en-IN"/>
              </w:rPr>
              <w:t>Snickity</w:t>
            </w:r>
            <w:proofErr w:type="spellEnd"/>
            <w:r w:rsidRPr="00927947">
              <w:rPr>
                <w:rFonts w:ascii="Segoe UI" w:eastAsia="Times New Roman" w:hAnsi="Segoe UI" w:cs="Segoe UI"/>
                <w:color w:val="161616"/>
                <w:sz w:val="18"/>
                <w:szCs w:val="18"/>
                <w:lang w:eastAsia="en-IN"/>
              </w:rPr>
              <w:t xml:space="preserve"> </w:t>
            </w:r>
            <w:proofErr w:type="spellStart"/>
            <w:r w:rsidRPr="00927947">
              <w:rPr>
                <w:rFonts w:ascii="Segoe UI" w:eastAsia="Times New Roman" w:hAnsi="Segoe UI" w:cs="Segoe UI"/>
                <w:color w:val="161616"/>
                <w:sz w:val="18"/>
                <w:szCs w:val="18"/>
                <w:lang w:eastAsia="en-IN"/>
              </w:rPr>
              <w:t>wotsit</w:t>
            </w:r>
            <w:proofErr w:type="spellEnd"/>
          </w:p>
        </w:tc>
        <w:tc>
          <w:tcPr>
            <w:tcW w:w="0" w:type="auto"/>
            <w:shd w:val="clear" w:color="auto" w:fill="FFFFFF"/>
            <w:hideMark/>
          </w:tcPr>
          <w:p w14:paraId="6A2CE8D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6.99</w:t>
            </w:r>
          </w:p>
        </w:tc>
        <w:tc>
          <w:tcPr>
            <w:tcW w:w="0" w:type="auto"/>
            <w:shd w:val="clear" w:color="auto" w:fill="FFFFFF"/>
            <w:hideMark/>
          </w:tcPr>
          <w:p w14:paraId="57ED91D7"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5000CA1C"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49566851"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c>
          <w:tcPr>
            <w:tcW w:w="0" w:type="auto"/>
            <w:shd w:val="clear" w:color="auto" w:fill="FFFFFF"/>
            <w:hideMark/>
          </w:tcPr>
          <w:p w14:paraId="12ECC498"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1</w:t>
            </w:r>
          </w:p>
        </w:tc>
      </w:tr>
      <w:tr w:rsidR="00927947" w:rsidRPr="00927947" w14:paraId="4F0CD69A" w14:textId="77777777" w:rsidTr="00927947">
        <w:trPr>
          <w:trHeight w:val="250"/>
        </w:trPr>
        <w:tc>
          <w:tcPr>
            <w:tcW w:w="0" w:type="auto"/>
            <w:shd w:val="clear" w:color="auto" w:fill="FFFFFF"/>
            <w:hideMark/>
          </w:tcPr>
          <w:p w14:paraId="20A0EA40"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Bits and pieces</w:t>
            </w:r>
          </w:p>
        </w:tc>
        <w:tc>
          <w:tcPr>
            <w:tcW w:w="0" w:type="auto"/>
            <w:shd w:val="clear" w:color="auto" w:fill="FFFFFF"/>
            <w:hideMark/>
          </w:tcPr>
          <w:p w14:paraId="5847641A"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Flange</w:t>
            </w:r>
          </w:p>
        </w:tc>
        <w:tc>
          <w:tcPr>
            <w:tcW w:w="0" w:type="auto"/>
            <w:shd w:val="clear" w:color="auto" w:fill="FFFFFF"/>
            <w:hideMark/>
          </w:tcPr>
          <w:p w14:paraId="45D824E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4.25</w:t>
            </w:r>
          </w:p>
        </w:tc>
        <w:tc>
          <w:tcPr>
            <w:tcW w:w="0" w:type="auto"/>
            <w:shd w:val="clear" w:color="auto" w:fill="FFFFFF"/>
            <w:hideMark/>
          </w:tcPr>
          <w:p w14:paraId="100C2AC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3DD2CA7F"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5AAF43AD"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3</w:t>
            </w:r>
          </w:p>
        </w:tc>
        <w:tc>
          <w:tcPr>
            <w:tcW w:w="0" w:type="auto"/>
            <w:shd w:val="clear" w:color="auto" w:fill="FFFFFF"/>
            <w:hideMark/>
          </w:tcPr>
          <w:p w14:paraId="10C42003"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2</w:t>
            </w:r>
          </w:p>
        </w:tc>
      </w:tr>
      <w:tr w:rsidR="00927947" w:rsidRPr="00927947" w14:paraId="6EF0C516" w14:textId="77777777" w:rsidTr="00927947">
        <w:trPr>
          <w:trHeight w:val="250"/>
        </w:trPr>
        <w:tc>
          <w:tcPr>
            <w:tcW w:w="0" w:type="auto"/>
            <w:shd w:val="clear" w:color="auto" w:fill="FFFFFF"/>
            <w:hideMark/>
          </w:tcPr>
          <w:p w14:paraId="3A919EAC"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7F810652"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13DC6FD4"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0ABACB32"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3B11F2F7"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3AA2B13E"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c>
          <w:tcPr>
            <w:tcW w:w="0" w:type="auto"/>
            <w:shd w:val="clear" w:color="auto" w:fill="FFFFFF"/>
            <w:hideMark/>
          </w:tcPr>
          <w:p w14:paraId="0E766441" w14:textId="77777777" w:rsidR="00927947" w:rsidRPr="00927947" w:rsidRDefault="00927947" w:rsidP="00927947">
            <w:pPr>
              <w:spacing w:after="0" w:line="240" w:lineRule="auto"/>
              <w:rPr>
                <w:rFonts w:ascii="Segoe UI" w:eastAsia="Times New Roman" w:hAnsi="Segoe UI" w:cs="Segoe UI"/>
                <w:color w:val="161616"/>
                <w:sz w:val="18"/>
                <w:szCs w:val="18"/>
                <w:lang w:eastAsia="en-IN"/>
              </w:rPr>
            </w:pPr>
            <w:r w:rsidRPr="00927947">
              <w:rPr>
                <w:rFonts w:ascii="Segoe UI" w:eastAsia="Times New Roman" w:hAnsi="Segoe UI" w:cs="Segoe UI"/>
                <w:color w:val="161616"/>
                <w:sz w:val="18"/>
                <w:szCs w:val="18"/>
                <w:lang w:eastAsia="en-IN"/>
              </w:rPr>
              <w:t>...</w:t>
            </w:r>
          </w:p>
        </w:tc>
      </w:tr>
    </w:tbl>
    <w:p w14:paraId="78713BC3" w14:textId="77777777" w:rsidR="00FD4A4F" w:rsidRDefault="00FD4A4F" w:rsidP="00FD4A4F">
      <w:pPr>
        <w:pStyle w:val="alert-title"/>
        <w:spacing w:before="0" w:beforeAutospacing="0" w:after="0" w:afterAutospacing="0"/>
        <w:rPr>
          <w:rFonts w:ascii="Segoe UI" w:hAnsi="Segoe UI" w:cs="Segoe UI"/>
          <w:b/>
          <w:bCs/>
        </w:rPr>
      </w:pPr>
      <w:r>
        <w:rPr>
          <w:rFonts w:ascii="Segoe UI" w:hAnsi="Segoe UI" w:cs="Segoe UI"/>
          <w:b/>
          <w:bCs/>
        </w:rPr>
        <w:t>Note</w:t>
      </w:r>
    </w:p>
    <w:p w14:paraId="2B0EAF9D" w14:textId="77777777" w:rsidR="00FD4A4F" w:rsidRDefault="00FD4A4F" w:rsidP="00FD4A4F">
      <w:pPr>
        <w:pStyle w:val="NormalWeb"/>
        <w:rPr>
          <w:rFonts w:ascii="Segoe UI" w:hAnsi="Segoe UI" w:cs="Segoe UI"/>
          <w:color w:val="161616"/>
        </w:rPr>
      </w:pPr>
      <w:r>
        <w:rPr>
          <w:rFonts w:ascii="Segoe UI" w:hAnsi="Segoe UI" w:cs="Segoe UI"/>
          <w:color w:val="161616"/>
        </w:rPr>
        <w:t>The sample results demonstrate the difference between </w:t>
      </w:r>
      <w:r>
        <w:rPr>
          <w:rStyle w:val="HTMLCode"/>
          <w:rFonts w:ascii="Consolas" w:eastAsiaTheme="majorEastAsia" w:hAnsi="Consolas"/>
          <w:color w:val="161616"/>
        </w:rPr>
        <w:t>RANK</w:t>
      </w:r>
      <w:r>
        <w:rPr>
          <w:rFonts w:ascii="Segoe UI" w:hAnsi="Segoe UI" w:cs="Segoe UI"/>
          <w:color w:val="161616"/>
        </w:rPr>
        <w:t> and </w:t>
      </w:r>
      <w:r>
        <w:rPr>
          <w:rStyle w:val="HTMLCode"/>
          <w:rFonts w:ascii="Consolas" w:eastAsiaTheme="majorEastAsia" w:hAnsi="Consolas"/>
          <w:color w:val="161616"/>
        </w:rPr>
        <w:t>DENSE_RANK</w:t>
      </w:r>
      <w:r>
        <w:rPr>
          <w:rFonts w:ascii="Segoe UI" w:hAnsi="Segoe UI" w:cs="Segoe UI"/>
          <w:color w:val="161616"/>
        </w:rPr>
        <w:t>. Note that in the </w:t>
      </w:r>
      <w:r>
        <w:rPr>
          <w:rStyle w:val="Emphasis"/>
          <w:rFonts w:ascii="Segoe UI" w:hAnsi="Segoe UI" w:cs="Segoe UI"/>
          <w:color w:val="161616"/>
        </w:rPr>
        <w:t>Accessories</w:t>
      </w:r>
      <w:r>
        <w:rPr>
          <w:rFonts w:ascii="Segoe UI" w:hAnsi="Segoe UI" w:cs="Segoe UI"/>
          <w:color w:val="161616"/>
        </w:rPr>
        <w:t> category, the </w:t>
      </w:r>
      <w:r>
        <w:rPr>
          <w:rStyle w:val="Emphasis"/>
          <w:rFonts w:ascii="Segoe UI" w:hAnsi="Segoe UI" w:cs="Segoe UI"/>
          <w:color w:val="161616"/>
        </w:rPr>
        <w:t>Sprocket</w:t>
      </w:r>
      <w:r>
        <w:rPr>
          <w:rFonts w:ascii="Segoe UI" w:hAnsi="Segoe UI" w:cs="Segoe UI"/>
          <w:color w:val="161616"/>
        </w:rPr>
        <w:t> and </w:t>
      </w:r>
      <w:r>
        <w:rPr>
          <w:rStyle w:val="Emphasis"/>
          <w:rFonts w:ascii="Segoe UI" w:hAnsi="Segoe UI" w:cs="Segoe UI"/>
          <w:color w:val="161616"/>
        </w:rPr>
        <w:t>Doodah</w:t>
      </w:r>
      <w:r>
        <w:rPr>
          <w:rFonts w:ascii="Segoe UI" w:hAnsi="Segoe UI" w:cs="Segoe UI"/>
          <w:color w:val="161616"/>
        </w:rPr>
        <w:t> products have the same list price; and are both ranked as the 3rd highest priced product. The next highest priced product has a </w:t>
      </w:r>
      <w:r>
        <w:rPr>
          <w:rStyle w:val="Emphasis"/>
          <w:rFonts w:ascii="Segoe UI" w:hAnsi="Segoe UI" w:cs="Segoe UI"/>
          <w:color w:val="161616"/>
        </w:rPr>
        <w:t>RANK</w:t>
      </w:r>
      <w:r>
        <w:rPr>
          <w:rFonts w:ascii="Segoe UI" w:hAnsi="Segoe UI" w:cs="Segoe UI"/>
          <w:color w:val="161616"/>
        </w:rPr>
        <w:t> of 5 (there are four products more expensive than it) and a </w:t>
      </w:r>
      <w:r>
        <w:rPr>
          <w:rStyle w:val="Emphasis"/>
          <w:rFonts w:ascii="Segoe UI" w:hAnsi="Segoe UI" w:cs="Segoe UI"/>
          <w:color w:val="161616"/>
        </w:rPr>
        <w:t>DENSE_RANK</w:t>
      </w:r>
      <w:r>
        <w:rPr>
          <w:rFonts w:ascii="Segoe UI" w:hAnsi="Segoe UI" w:cs="Segoe UI"/>
          <w:color w:val="161616"/>
        </w:rPr>
        <w:t> of 4 (there are three higher prices).</w:t>
      </w:r>
    </w:p>
    <w:p w14:paraId="6D73D29B" w14:textId="77777777" w:rsidR="00FD4A4F" w:rsidRDefault="00FD4A4F" w:rsidP="00FD4A4F">
      <w:pPr>
        <w:pStyle w:val="NormalWeb"/>
        <w:rPr>
          <w:rFonts w:ascii="Segoe UI" w:hAnsi="Segoe UI" w:cs="Segoe UI"/>
          <w:color w:val="161616"/>
        </w:rPr>
      </w:pPr>
      <w:r>
        <w:rPr>
          <w:rFonts w:ascii="Segoe UI" w:hAnsi="Segoe UI" w:cs="Segoe UI"/>
          <w:color w:val="161616"/>
        </w:rPr>
        <w:t>To learn more about ranking functions, see </w:t>
      </w:r>
      <w:hyperlink r:id="rId28" w:history="1">
        <w:r>
          <w:rPr>
            <w:rStyle w:val="Hyperlink"/>
            <w:rFonts w:ascii="Segoe UI" w:hAnsi="Segoe UI" w:cs="Segoe UI"/>
            <w:b/>
            <w:bCs/>
          </w:rPr>
          <w:t>Ranking Functions (Transact-SQL)</w:t>
        </w:r>
      </w:hyperlink>
      <w:r>
        <w:rPr>
          <w:rFonts w:ascii="Segoe UI" w:hAnsi="Segoe UI" w:cs="Segoe UI"/>
          <w:color w:val="161616"/>
        </w:rPr>
        <w:t> in the Azure Synapse Analytics documentation.</w:t>
      </w:r>
    </w:p>
    <w:p w14:paraId="07586428" w14:textId="77777777" w:rsidR="00FD4A4F" w:rsidRPr="000A042A" w:rsidRDefault="00FD4A4F" w:rsidP="00FD4A4F">
      <w:pPr>
        <w:pStyle w:val="Heading2"/>
        <w:shd w:val="clear" w:color="auto" w:fill="FFFFFF"/>
        <w:spacing w:before="480" w:after="180"/>
        <w:rPr>
          <w:rFonts w:ascii="Segoe UI" w:hAnsi="Segoe UI" w:cs="Segoe UI"/>
          <w:b/>
          <w:bCs/>
          <w:color w:val="161616"/>
        </w:rPr>
      </w:pPr>
      <w:r w:rsidRPr="000A042A">
        <w:rPr>
          <w:rFonts w:ascii="Segoe UI" w:hAnsi="Segoe UI" w:cs="Segoe UI"/>
          <w:b/>
          <w:bCs/>
          <w:color w:val="161616"/>
        </w:rPr>
        <w:t>Retrieving an approximate count</w:t>
      </w:r>
    </w:p>
    <w:p w14:paraId="650706AE" w14:textId="77777777" w:rsidR="00FD4A4F" w:rsidRDefault="00FD4A4F" w:rsidP="00FD4A4F">
      <w:pPr>
        <w:pStyle w:val="NormalWeb"/>
        <w:shd w:val="clear" w:color="auto" w:fill="FFFFFF"/>
        <w:rPr>
          <w:rFonts w:ascii="Segoe UI" w:hAnsi="Segoe UI" w:cs="Segoe UI"/>
          <w:color w:val="161616"/>
        </w:rPr>
      </w:pPr>
      <w:r>
        <w:rPr>
          <w:rFonts w:ascii="Segoe UI" w:hAnsi="Segoe UI" w:cs="Segoe UI"/>
          <w:color w:val="161616"/>
        </w:rPr>
        <w:t>While the purpose of a data warehouse is primarily to support analytical data models and reports for the enterprise; data analysts and data scientists often need to perform some initial data exploration, just to determine the basic scale and distribution of the data.</w:t>
      </w:r>
    </w:p>
    <w:p w14:paraId="59982B3C" w14:textId="77777777" w:rsidR="00FD4A4F" w:rsidRDefault="00FD4A4F" w:rsidP="00FD4A4F">
      <w:pPr>
        <w:pStyle w:val="NormalWeb"/>
        <w:shd w:val="clear" w:color="auto" w:fill="FFFFFF"/>
        <w:rPr>
          <w:rFonts w:ascii="Segoe UI" w:hAnsi="Segoe UI" w:cs="Segoe UI"/>
          <w:color w:val="161616"/>
        </w:rPr>
      </w:pPr>
      <w:r>
        <w:rPr>
          <w:rFonts w:ascii="Segoe UI" w:hAnsi="Segoe UI" w:cs="Segoe UI"/>
          <w:color w:val="161616"/>
        </w:rPr>
        <w:t>For example, the following query uses the </w:t>
      </w:r>
      <w:r>
        <w:rPr>
          <w:rStyle w:val="HTMLCode"/>
          <w:rFonts w:ascii="Consolas" w:eastAsiaTheme="majorEastAsia" w:hAnsi="Consolas"/>
          <w:color w:val="161616"/>
        </w:rPr>
        <w:t>COUNT</w:t>
      </w:r>
      <w:r>
        <w:rPr>
          <w:rFonts w:ascii="Segoe UI" w:hAnsi="Segoe UI" w:cs="Segoe UI"/>
          <w:color w:val="161616"/>
        </w:rPr>
        <w:t> function to retrieve the number of sales for each year in a hypothetical data warehouse:</w:t>
      </w:r>
    </w:p>
    <w:p w14:paraId="47BC7738" w14:textId="4C4F6E63" w:rsidR="00927947" w:rsidRDefault="00FD4A4F" w:rsidP="00D736A1">
      <w:pPr>
        <w:pStyle w:val="NormalWeb"/>
        <w:shd w:val="clear" w:color="auto" w:fill="FFFFFF"/>
        <w:rPr>
          <w:rFonts w:ascii="Segoe UI" w:hAnsi="Segoe UI" w:cs="Segoe UI"/>
          <w:color w:val="161616"/>
          <w:shd w:val="clear" w:color="auto" w:fill="FFFFFF"/>
        </w:rPr>
      </w:pPr>
      <w:r w:rsidRPr="00FD4A4F">
        <w:rPr>
          <w:rFonts w:ascii="Segoe UI" w:hAnsi="Segoe UI" w:cs="Segoe UI"/>
          <w:color w:val="161616"/>
          <w:shd w:val="clear" w:color="auto" w:fill="FFFFFF"/>
        </w:rPr>
        <w:drawing>
          <wp:inline distT="0" distB="0" distL="0" distR="0" wp14:anchorId="1E4AB11F" wp14:editId="3279ADFB">
            <wp:extent cx="4051508" cy="112400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1508" cy="1124008"/>
                    </a:xfrm>
                    <a:prstGeom prst="rect">
                      <a:avLst/>
                    </a:prstGeom>
                  </pic:spPr>
                </pic:pic>
              </a:graphicData>
            </a:graphic>
          </wp:inline>
        </w:drawing>
      </w:r>
    </w:p>
    <w:p w14:paraId="01F8B73F" w14:textId="6167CBF9" w:rsidR="00FD4A4F" w:rsidRDefault="00BD2688"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 xml:space="preserve">The results of this query might look </w:t>
      </w:r>
      <w:proofErr w:type="gramStart"/>
      <w:r>
        <w:rPr>
          <w:rFonts w:ascii="Segoe UI" w:hAnsi="Segoe UI" w:cs="Segoe UI"/>
          <w:color w:val="161616"/>
          <w:shd w:val="clear" w:color="auto" w:fill="FFFFFF"/>
        </w:rPr>
        <w:t>similar to</w:t>
      </w:r>
      <w:proofErr w:type="gramEnd"/>
      <w:r>
        <w:rPr>
          <w:rFonts w:ascii="Segoe UI" w:hAnsi="Segoe UI" w:cs="Segoe UI"/>
          <w:color w:val="161616"/>
          <w:shd w:val="clear" w:color="auto" w:fill="FFFFFF"/>
        </w:rPr>
        <w:t xml:space="preserve"> the following table:</w:t>
      </w:r>
    </w:p>
    <w:tbl>
      <w:tblPr>
        <w:tblW w:w="6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139"/>
        <w:gridCol w:w="2195"/>
      </w:tblGrid>
      <w:tr w:rsidR="00BD2688" w:rsidRPr="00BD2688" w14:paraId="032DE535" w14:textId="77777777" w:rsidTr="00BD2688">
        <w:trPr>
          <w:trHeight w:val="236"/>
          <w:tblHeader/>
        </w:trPr>
        <w:tc>
          <w:tcPr>
            <w:tcW w:w="0" w:type="auto"/>
            <w:shd w:val="clear" w:color="auto" w:fill="FFFFFF"/>
            <w:hideMark/>
          </w:tcPr>
          <w:p w14:paraId="6ACC47F6" w14:textId="77777777" w:rsidR="00BD2688" w:rsidRPr="00BD2688" w:rsidRDefault="00BD2688" w:rsidP="00BD2688">
            <w:pPr>
              <w:spacing w:after="0" w:line="240" w:lineRule="auto"/>
              <w:rPr>
                <w:rFonts w:ascii="Segoe UI" w:eastAsia="Times New Roman" w:hAnsi="Segoe UI" w:cs="Segoe UI"/>
                <w:b/>
                <w:bCs/>
                <w:color w:val="161616"/>
                <w:sz w:val="20"/>
                <w:szCs w:val="20"/>
                <w:lang w:eastAsia="en-IN"/>
              </w:rPr>
            </w:pPr>
            <w:proofErr w:type="spellStart"/>
            <w:r w:rsidRPr="00BD2688">
              <w:rPr>
                <w:rFonts w:ascii="Segoe UI" w:eastAsia="Times New Roman" w:hAnsi="Segoe UI" w:cs="Segoe UI"/>
                <w:b/>
                <w:bCs/>
                <w:color w:val="161616"/>
                <w:sz w:val="20"/>
                <w:szCs w:val="20"/>
                <w:lang w:eastAsia="en-IN"/>
              </w:rPr>
              <w:lastRenderedPageBreak/>
              <w:t>CalendarYear</w:t>
            </w:r>
            <w:proofErr w:type="spellEnd"/>
          </w:p>
        </w:tc>
        <w:tc>
          <w:tcPr>
            <w:tcW w:w="0" w:type="auto"/>
            <w:shd w:val="clear" w:color="auto" w:fill="FFFFFF"/>
            <w:hideMark/>
          </w:tcPr>
          <w:p w14:paraId="39F18FFE" w14:textId="77777777" w:rsidR="00BD2688" w:rsidRPr="00BD2688" w:rsidRDefault="00BD2688" w:rsidP="00BD2688">
            <w:pPr>
              <w:spacing w:after="0" w:line="240" w:lineRule="auto"/>
              <w:rPr>
                <w:rFonts w:ascii="Segoe UI" w:eastAsia="Times New Roman" w:hAnsi="Segoe UI" w:cs="Segoe UI"/>
                <w:b/>
                <w:bCs/>
                <w:color w:val="161616"/>
                <w:sz w:val="20"/>
                <w:szCs w:val="20"/>
                <w:lang w:eastAsia="en-IN"/>
              </w:rPr>
            </w:pPr>
            <w:r w:rsidRPr="00BD2688">
              <w:rPr>
                <w:rFonts w:ascii="Segoe UI" w:eastAsia="Times New Roman" w:hAnsi="Segoe UI" w:cs="Segoe UI"/>
                <w:b/>
                <w:bCs/>
                <w:color w:val="161616"/>
                <w:sz w:val="20"/>
                <w:szCs w:val="20"/>
                <w:lang w:eastAsia="en-IN"/>
              </w:rPr>
              <w:t>Orders</w:t>
            </w:r>
          </w:p>
        </w:tc>
      </w:tr>
      <w:tr w:rsidR="00BD2688" w:rsidRPr="00BD2688" w14:paraId="39EA2212" w14:textId="77777777" w:rsidTr="00BD2688">
        <w:trPr>
          <w:trHeight w:val="236"/>
        </w:trPr>
        <w:tc>
          <w:tcPr>
            <w:tcW w:w="0" w:type="auto"/>
            <w:shd w:val="clear" w:color="auto" w:fill="FFFFFF"/>
            <w:hideMark/>
          </w:tcPr>
          <w:p w14:paraId="12BEE53E"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2019</w:t>
            </w:r>
          </w:p>
        </w:tc>
        <w:tc>
          <w:tcPr>
            <w:tcW w:w="0" w:type="auto"/>
            <w:shd w:val="clear" w:color="auto" w:fill="FFFFFF"/>
            <w:hideMark/>
          </w:tcPr>
          <w:p w14:paraId="406D3DD6"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239870</w:t>
            </w:r>
          </w:p>
        </w:tc>
      </w:tr>
      <w:tr w:rsidR="00BD2688" w:rsidRPr="00BD2688" w14:paraId="1C4B6F03" w14:textId="77777777" w:rsidTr="00BD2688">
        <w:trPr>
          <w:trHeight w:val="236"/>
        </w:trPr>
        <w:tc>
          <w:tcPr>
            <w:tcW w:w="0" w:type="auto"/>
            <w:shd w:val="clear" w:color="auto" w:fill="FFFFFF"/>
            <w:hideMark/>
          </w:tcPr>
          <w:p w14:paraId="6629D285"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2020</w:t>
            </w:r>
          </w:p>
        </w:tc>
        <w:tc>
          <w:tcPr>
            <w:tcW w:w="0" w:type="auto"/>
            <w:shd w:val="clear" w:color="auto" w:fill="FFFFFF"/>
            <w:hideMark/>
          </w:tcPr>
          <w:p w14:paraId="6D7E2B2E"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284741</w:t>
            </w:r>
          </w:p>
        </w:tc>
      </w:tr>
      <w:tr w:rsidR="00BD2688" w:rsidRPr="00BD2688" w14:paraId="7C683698" w14:textId="77777777" w:rsidTr="00BD2688">
        <w:trPr>
          <w:trHeight w:val="236"/>
        </w:trPr>
        <w:tc>
          <w:tcPr>
            <w:tcW w:w="0" w:type="auto"/>
            <w:shd w:val="clear" w:color="auto" w:fill="FFFFFF"/>
            <w:hideMark/>
          </w:tcPr>
          <w:p w14:paraId="14EE7DC4"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2021</w:t>
            </w:r>
          </w:p>
        </w:tc>
        <w:tc>
          <w:tcPr>
            <w:tcW w:w="0" w:type="auto"/>
            <w:shd w:val="clear" w:color="auto" w:fill="FFFFFF"/>
            <w:hideMark/>
          </w:tcPr>
          <w:p w14:paraId="1C5B7A1C"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309272</w:t>
            </w:r>
          </w:p>
        </w:tc>
      </w:tr>
      <w:tr w:rsidR="00BD2688" w:rsidRPr="00BD2688" w14:paraId="27559F01" w14:textId="77777777" w:rsidTr="00BD2688">
        <w:trPr>
          <w:trHeight w:val="236"/>
        </w:trPr>
        <w:tc>
          <w:tcPr>
            <w:tcW w:w="0" w:type="auto"/>
            <w:shd w:val="clear" w:color="auto" w:fill="FFFFFF"/>
            <w:hideMark/>
          </w:tcPr>
          <w:p w14:paraId="45036EC9"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w:t>
            </w:r>
          </w:p>
        </w:tc>
        <w:tc>
          <w:tcPr>
            <w:tcW w:w="0" w:type="auto"/>
            <w:shd w:val="clear" w:color="auto" w:fill="FFFFFF"/>
            <w:hideMark/>
          </w:tcPr>
          <w:p w14:paraId="2FBE01BE" w14:textId="77777777" w:rsidR="00BD2688" w:rsidRPr="00BD2688" w:rsidRDefault="00BD2688" w:rsidP="00BD2688">
            <w:pPr>
              <w:spacing w:after="0" w:line="240" w:lineRule="auto"/>
              <w:rPr>
                <w:rFonts w:ascii="Segoe UI" w:eastAsia="Times New Roman" w:hAnsi="Segoe UI" w:cs="Segoe UI"/>
                <w:color w:val="161616"/>
                <w:sz w:val="20"/>
                <w:szCs w:val="20"/>
                <w:lang w:eastAsia="en-IN"/>
              </w:rPr>
            </w:pPr>
            <w:r w:rsidRPr="00BD2688">
              <w:rPr>
                <w:rFonts w:ascii="Segoe UI" w:eastAsia="Times New Roman" w:hAnsi="Segoe UI" w:cs="Segoe UI"/>
                <w:color w:val="161616"/>
                <w:sz w:val="20"/>
                <w:szCs w:val="20"/>
                <w:lang w:eastAsia="en-IN"/>
              </w:rPr>
              <w:t>...</w:t>
            </w:r>
          </w:p>
        </w:tc>
      </w:tr>
    </w:tbl>
    <w:p w14:paraId="0B578F04" w14:textId="0A4507AB" w:rsidR="00BD2688" w:rsidRDefault="00FD514F"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The volume of data in a data warehouse can mean that even simple queries to count the number of records that meet specified criteria can take a considerable time to run. In many cases, a precise count isn't required - an approximate estimate will suffice. In such cases, you can use the </w:t>
      </w:r>
      <w:r>
        <w:rPr>
          <w:rStyle w:val="HTMLCode"/>
          <w:rFonts w:ascii="Consolas" w:hAnsi="Consolas"/>
          <w:color w:val="161616"/>
        </w:rPr>
        <w:t>APPROX_COUNT_DISTINCT</w:t>
      </w:r>
      <w:r>
        <w:rPr>
          <w:rFonts w:ascii="Segoe UI" w:hAnsi="Segoe UI" w:cs="Segoe UI"/>
          <w:color w:val="161616"/>
          <w:shd w:val="clear" w:color="auto" w:fill="FFFFFF"/>
        </w:rPr>
        <w:t> function as shown in the following example:</w:t>
      </w:r>
    </w:p>
    <w:p w14:paraId="6F905E23" w14:textId="2E56B5E4" w:rsidR="001735ED" w:rsidRDefault="001735ED" w:rsidP="00D736A1">
      <w:pPr>
        <w:pStyle w:val="NormalWeb"/>
        <w:shd w:val="clear" w:color="auto" w:fill="FFFFFF"/>
        <w:rPr>
          <w:rFonts w:ascii="Segoe UI" w:hAnsi="Segoe UI" w:cs="Segoe UI"/>
          <w:color w:val="161616"/>
          <w:shd w:val="clear" w:color="auto" w:fill="FFFFFF"/>
        </w:rPr>
      </w:pPr>
      <w:r w:rsidRPr="001735ED">
        <w:rPr>
          <w:rFonts w:ascii="Segoe UI" w:hAnsi="Segoe UI" w:cs="Segoe UI"/>
          <w:color w:val="161616"/>
          <w:shd w:val="clear" w:color="auto" w:fill="FFFFFF"/>
        </w:rPr>
        <w:drawing>
          <wp:inline distT="0" distB="0" distL="0" distR="0" wp14:anchorId="4F8CB4E2" wp14:editId="64041FC3">
            <wp:extent cx="4095961" cy="1066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961" cy="1066855"/>
                    </a:xfrm>
                    <a:prstGeom prst="rect">
                      <a:avLst/>
                    </a:prstGeom>
                  </pic:spPr>
                </pic:pic>
              </a:graphicData>
            </a:graphic>
          </wp:inline>
        </w:drawing>
      </w:r>
    </w:p>
    <w:p w14:paraId="6B858285" w14:textId="39A2E7E0" w:rsidR="001735ED" w:rsidRDefault="001735ED"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The </w:t>
      </w:r>
      <w:r>
        <w:rPr>
          <w:rStyle w:val="HTMLCode"/>
          <w:rFonts w:ascii="Consolas" w:hAnsi="Consolas"/>
          <w:color w:val="161616"/>
        </w:rPr>
        <w:t>APPROX_COUNT_DISTINCT</w:t>
      </w:r>
      <w:r>
        <w:rPr>
          <w:rFonts w:ascii="Segoe UI" w:hAnsi="Segoe UI" w:cs="Segoe UI"/>
          <w:color w:val="161616"/>
          <w:shd w:val="clear" w:color="auto" w:fill="FFFFFF"/>
        </w:rPr>
        <w:t> function uses a </w:t>
      </w:r>
      <w:proofErr w:type="spellStart"/>
      <w:r>
        <w:rPr>
          <w:rStyle w:val="Emphasis"/>
          <w:rFonts w:ascii="Segoe UI" w:eastAsiaTheme="majorEastAsia" w:hAnsi="Segoe UI" w:cs="Segoe UI"/>
          <w:color w:val="161616"/>
          <w:shd w:val="clear" w:color="auto" w:fill="FFFFFF"/>
        </w:rPr>
        <w:t>HyperLogLog</w:t>
      </w:r>
      <w:proofErr w:type="spellEnd"/>
      <w:r>
        <w:rPr>
          <w:rFonts w:ascii="Segoe UI" w:hAnsi="Segoe UI" w:cs="Segoe UI"/>
          <w:color w:val="161616"/>
          <w:shd w:val="clear" w:color="auto" w:fill="FFFFFF"/>
        </w:rPr>
        <w:t xml:space="preserve"> algorithm to retrieve an approximate count. The result is guaranteed to have a maximum error rate of 2% with 97% probability, so the results of this query with the same hypothetical data as before might look </w:t>
      </w:r>
      <w:proofErr w:type="gramStart"/>
      <w:r>
        <w:rPr>
          <w:rFonts w:ascii="Segoe UI" w:hAnsi="Segoe UI" w:cs="Segoe UI"/>
          <w:color w:val="161616"/>
          <w:shd w:val="clear" w:color="auto" w:fill="FFFFFF"/>
        </w:rPr>
        <w:t>similar to</w:t>
      </w:r>
      <w:proofErr w:type="gramEnd"/>
      <w:r>
        <w:rPr>
          <w:rFonts w:ascii="Segoe UI" w:hAnsi="Segoe UI" w:cs="Segoe UI"/>
          <w:color w:val="161616"/>
          <w:shd w:val="clear" w:color="auto" w:fill="FFFFFF"/>
        </w:rPr>
        <w:t xml:space="preserve"> the following table:</w:t>
      </w:r>
    </w:p>
    <w:tbl>
      <w:tblPr>
        <w:tblW w:w="6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99"/>
        <w:gridCol w:w="3415"/>
      </w:tblGrid>
      <w:tr w:rsidR="00BA73EB" w:rsidRPr="00BA73EB" w14:paraId="48DCB95B" w14:textId="77777777" w:rsidTr="00BA73EB">
        <w:trPr>
          <w:trHeight w:val="267"/>
          <w:tblHeader/>
        </w:trPr>
        <w:tc>
          <w:tcPr>
            <w:tcW w:w="0" w:type="auto"/>
            <w:shd w:val="clear" w:color="auto" w:fill="FFFFFF"/>
            <w:hideMark/>
          </w:tcPr>
          <w:p w14:paraId="59151F4F" w14:textId="77777777" w:rsidR="00BA73EB" w:rsidRPr="00BA73EB" w:rsidRDefault="00BA73EB" w:rsidP="00BA73EB">
            <w:pPr>
              <w:spacing w:after="0" w:line="240" w:lineRule="auto"/>
              <w:rPr>
                <w:rFonts w:ascii="Segoe UI" w:eastAsia="Times New Roman" w:hAnsi="Segoe UI" w:cs="Segoe UI"/>
                <w:b/>
                <w:bCs/>
                <w:color w:val="161616"/>
                <w:sz w:val="24"/>
                <w:szCs w:val="24"/>
                <w:lang w:eastAsia="en-IN"/>
              </w:rPr>
            </w:pPr>
            <w:proofErr w:type="spellStart"/>
            <w:r w:rsidRPr="00BA73EB">
              <w:rPr>
                <w:rFonts w:ascii="Segoe UI" w:eastAsia="Times New Roman" w:hAnsi="Segoe UI" w:cs="Segoe UI"/>
                <w:b/>
                <w:bCs/>
                <w:color w:val="161616"/>
                <w:sz w:val="24"/>
                <w:szCs w:val="24"/>
                <w:lang w:eastAsia="en-IN"/>
              </w:rPr>
              <w:t>CalendarYear</w:t>
            </w:r>
            <w:proofErr w:type="spellEnd"/>
          </w:p>
        </w:tc>
        <w:tc>
          <w:tcPr>
            <w:tcW w:w="0" w:type="auto"/>
            <w:shd w:val="clear" w:color="auto" w:fill="FFFFFF"/>
            <w:hideMark/>
          </w:tcPr>
          <w:p w14:paraId="1A5EFB55" w14:textId="77777777" w:rsidR="00BA73EB" w:rsidRPr="00BA73EB" w:rsidRDefault="00BA73EB" w:rsidP="00BA73EB">
            <w:pPr>
              <w:spacing w:after="0" w:line="240" w:lineRule="auto"/>
              <w:rPr>
                <w:rFonts w:ascii="Segoe UI" w:eastAsia="Times New Roman" w:hAnsi="Segoe UI" w:cs="Segoe UI"/>
                <w:b/>
                <w:bCs/>
                <w:color w:val="161616"/>
                <w:sz w:val="24"/>
                <w:szCs w:val="24"/>
                <w:lang w:eastAsia="en-IN"/>
              </w:rPr>
            </w:pPr>
            <w:proofErr w:type="spellStart"/>
            <w:r w:rsidRPr="00BA73EB">
              <w:rPr>
                <w:rFonts w:ascii="Segoe UI" w:eastAsia="Times New Roman" w:hAnsi="Segoe UI" w:cs="Segoe UI"/>
                <w:b/>
                <w:bCs/>
                <w:color w:val="161616"/>
                <w:sz w:val="24"/>
                <w:szCs w:val="24"/>
                <w:lang w:eastAsia="en-IN"/>
              </w:rPr>
              <w:t>ApproxOrders</w:t>
            </w:r>
            <w:proofErr w:type="spellEnd"/>
          </w:p>
        </w:tc>
      </w:tr>
      <w:tr w:rsidR="00BA73EB" w:rsidRPr="00BA73EB" w14:paraId="336D26BD" w14:textId="77777777" w:rsidTr="00BA73EB">
        <w:trPr>
          <w:trHeight w:val="267"/>
        </w:trPr>
        <w:tc>
          <w:tcPr>
            <w:tcW w:w="0" w:type="auto"/>
            <w:shd w:val="clear" w:color="auto" w:fill="FFFFFF"/>
            <w:hideMark/>
          </w:tcPr>
          <w:p w14:paraId="56BFAADA"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2019</w:t>
            </w:r>
          </w:p>
        </w:tc>
        <w:tc>
          <w:tcPr>
            <w:tcW w:w="0" w:type="auto"/>
            <w:shd w:val="clear" w:color="auto" w:fill="FFFFFF"/>
            <w:hideMark/>
          </w:tcPr>
          <w:p w14:paraId="120A6263"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235552</w:t>
            </w:r>
          </w:p>
        </w:tc>
      </w:tr>
      <w:tr w:rsidR="00BA73EB" w:rsidRPr="00BA73EB" w14:paraId="2E3FFDCE" w14:textId="77777777" w:rsidTr="00BA73EB">
        <w:trPr>
          <w:trHeight w:val="267"/>
        </w:trPr>
        <w:tc>
          <w:tcPr>
            <w:tcW w:w="0" w:type="auto"/>
            <w:shd w:val="clear" w:color="auto" w:fill="FFFFFF"/>
            <w:hideMark/>
          </w:tcPr>
          <w:p w14:paraId="7D73F207"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2020</w:t>
            </w:r>
          </w:p>
        </w:tc>
        <w:tc>
          <w:tcPr>
            <w:tcW w:w="0" w:type="auto"/>
            <w:shd w:val="clear" w:color="auto" w:fill="FFFFFF"/>
            <w:hideMark/>
          </w:tcPr>
          <w:p w14:paraId="641900C9"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290436</w:t>
            </w:r>
          </w:p>
        </w:tc>
      </w:tr>
      <w:tr w:rsidR="00BA73EB" w:rsidRPr="00BA73EB" w14:paraId="7ED9A547" w14:textId="77777777" w:rsidTr="00BA73EB">
        <w:trPr>
          <w:trHeight w:val="267"/>
        </w:trPr>
        <w:tc>
          <w:tcPr>
            <w:tcW w:w="0" w:type="auto"/>
            <w:shd w:val="clear" w:color="auto" w:fill="FFFFFF"/>
            <w:hideMark/>
          </w:tcPr>
          <w:p w14:paraId="67F8990E"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2021</w:t>
            </w:r>
          </w:p>
        </w:tc>
        <w:tc>
          <w:tcPr>
            <w:tcW w:w="0" w:type="auto"/>
            <w:shd w:val="clear" w:color="auto" w:fill="FFFFFF"/>
            <w:hideMark/>
          </w:tcPr>
          <w:p w14:paraId="4714AA64"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304633</w:t>
            </w:r>
          </w:p>
        </w:tc>
      </w:tr>
      <w:tr w:rsidR="00BA73EB" w:rsidRPr="00BA73EB" w14:paraId="7FED7FDE" w14:textId="77777777" w:rsidTr="00BA73EB">
        <w:trPr>
          <w:trHeight w:val="267"/>
        </w:trPr>
        <w:tc>
          <w:tcPr>
            <w:tcW w:w="0" w:type="auto"/>
            <w:shd w:val="clear" w:color="auto" w:fill="FFFFFF"/>
            <w:hideMark/>
          </w:tcPr>
          <w:p w14:paraId="7EA684A8"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w:t>
            </w:r>
          </w:p>
        </w:tc>
        <w:tc>
          <w:tcPr>
            <w:tcW w:w="0" w:type="auto"/>
            <w:shd w:val="clear" w:color="auto" w:fill="FFFFFF"/>
            <w:hideMark/>
          </w:tcPr>
          <w:p w14:paraId="553C2893" w14:textId="77777777" w:rsidR="00BA73EB" w:rsidRPr="00BA73EB" w:rsidRDefault="00BA73EB" w:rsidP="00BA73EB">
            <w:pPr>
              <w:spacing w:after="0" w:line="240" w:lineRule="auto"/>
              <w:rPr>
                <w:rFonts w:ascii="Segoe UI" w:eastAsia="Times New Roman" w:hAnsi="Segoe UI" w:cs="Segoe UI"/>
                <w:color w:val="161616"/>
                <w:sz w:val="24"/>
                <w:szCs w:val="24"/>
                <w:lang w:eastAsia="en-IN"/>
              </w:rPr>
            </w:pPr>
            <w:r w:rsidRPr="00BA73EB">
              <w:rPr>
                <w:rFonts w:ascii="Segoe UI" w:eastAsia="Times New Roman" w:hAnsi="Segoe UI" w:cs="Segoe UI"/>
                <w:color w:val="161616"/>
                <w:sz w:val="24"/>
                <w:szCs w:val="24"/>
                <w:lang w:eastAsia="en-IN"/>
              </w:rPr>
              <w:t>...</w:t>
            </w:r>
          </w:p>
        </w:tc>
      </w:tr>
    </w:tbl>
    <w:p w14:paraId="0D385007" w14:textId="1C3C8DC6" w:rsidR="001735ED" w:rsidRDefault="00BA73EB"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The counts are less accurate, but still sufficient for an approximate comparison of yearly sales. With a large volume of data, the query using the </w:t>
      </w:r>
      <w:r>
        <w:rPr>
          <w:rStyle w:val="HTMLCode"/>
          <w:rFonts w:ascii="Consolas" w:hAnsi="Consolas"/>
          <w:color w:val="161616"/>
        </w:rPr>
        <w:t>APPROX_COUNT_DISTINCT</w:t>
      </w:r>
      <w:r>
        <w:rPr>
          <w:rFonts w:ascii="Segoe UI" w:hAnsi="Segoe UI" w:cs="Segoe UI"/>
          <w:color w:val="161616"/>
          <w:shd w:val="clear" w:color="auto" w:fill="FFFFFF"/>
        </w:rPr>
        <w:t> function completes more quickly, and the reduced accuracy may be an acceptable trade-off during basic data exploration.</w:t>
      </w:r>
    </w:p>
    <w:p w14:paraId="62D294D5" w14:textId="77777777" w:rsidR="001D46CD" w:rsidRDefault="001D46CD" w:rsidP="001D46CD">
      <w:pPr>
        <w:pStyle w:val="alert-title"/>
        <w:spacing w:before="0" w:beforeAutospacing="0" w:after="0" w:afterAutospacing="0"/>
        <w:rPr>
          <w:rFonts w:ascii="Segoe UI" w:hAnsi="Segoe UI" w:cs="Segoe UI"/>
          <w:b/>
          <w:bCs/>
        </w:rPr>
      </w:pPr>
      <w:r>
        <w:rPr>
          <w:rFonts w:ascii="Segoe UI" w:hAnsi="Segoe UI" w:cs="Segoe UI"/>
          <w:b/>
          <w:bCs/>
        </w:rPr>
        <w:t>Note</w:t>
      </w:r>
    </w:p>
    <w:p w14:paraId="43A499B4" w14:textId="77777777" w:rsidR="001D46CD" w:rsidRDefault="001D46CD" w:rsidP="001D46CD">
      <w:pPr>
        <w:pStyle w:val="NormalWeb"/>
        <w:rPr>
          <w:rFonts w:ascii="Segoe UI" w:hAnsi="Segoe UI" w:cs="Segoe UI"/>
          <w:color w:val="161616"/>
        </w:rPr>
      </w:pPr>
      <w:r>
        <w:rPr>
          <w:rFonts w:ascii="Segoe UI" w:hAnsi="Segoe UI" w:cs="Segoe UI"/>
          <w:color w:val="161616"/>
        </w:rPr>
        <w:t>See the </w:t>
      </w:r>
      <w:hyperlink r:id="rId31" w:history="1">
        <w:r>
          <w:rPr>
            <w:rStyle w:val="Hyperlink"/>
            <w:rFonts w:ascii="Segoe UI" w:eastAsiaTheme="majorEastAsia" w:hAnsi="Segoe UI" w:cs="Segoe UI"/>
            <w:b/>
            <w:bCs/>
          </w:rPr>
          <w:t>APPROX_COUNT_DISTINCT</w:t>
        </w:r>
      </w:hyperlink>
      <w:r>
        <w:rPr>
          <w:rFonts w:ascii="Segoe UI" w:hAnsi="Segoe UI" w:cs="Segoe UI"/>
          <w:color w:val="161616"/>
        </w:rPr>
        <w:t> function documentation for more details.</w:t>
      </w:r>
    </w:p>
    <w:p w14:paraId="7AD81C6E" w14:textId="16EAFDBA" w:rsidR="005C0ED1" w:rsidRDefault="005C0ED1" w:rsidP="001D46CD">
      <w:pPr>
        <w:pStyle w:val="NormalWeb"/>
        <w:rPr>
          <w:rFonts w:ascii="Segoe UI" w:hAnsi="Segoe UI" w:cs="Segoe UI"/>
          <w:color w:val="161616"/>
        </w:rPr>
      </w:pPr>
      <w:r>
        <w:rPr>
          <w:rFonts w:ascii="Segoe UI" w:hAnsi="Segoe UI" w:cs="Segoe UI"/>
          <w:color w:val="161616"/>
        </w:rPr>
        <w:t>Exercises:</w:t>
      </w:r>
    </w:p>
    <w:p w14:paraId="3330602F" w14:textId="2C4E7F2C" w:rsidR="00BA73EB" w:rsidRDefault="005C0ED1" w:rsidP="00D736A1">
      <w:pPr>
        <w:pStyle w:val="NormalWeb"/>
        <w:shd w:val="clear" w:color="auto" w:fill="FFFFFF"/>
        <w:rPr>
          <w:rFonts w:ascii="Segoe UI" w:hAnsi="Segoe UI" w:cs="Segoe UI"/>
          <w:color w:val="161616"/>
          <w:shd w:val="clear" w:color="auto" w:fill="FFFFFF"/>
        </w:rPr>
      </w:pPr>
      <w:hyperlink r:id="rId32" w:history="1">
        <w:r w:rsidRPr="00733773">
          <w:rPr>
            <w:rStyle w:val="Hyperlink"/>
            <w:rFonts w:ascii="Segoe UI" w:hAnsi="Segoe UI" w:cs="Segoe UI"/>
            <w:shd w:val="clear" w:color="auto" w:fill="FFFFFF"/>
          </w:rPr>
          <w:t>https://microsoftlearning.github.io/DP-500-Azure-Data-Analyst/Instructions/labs/03-Explore-data-warehouse.html</w:t>
        </w:r>
      </w:hyperlink>
    </w:p>
    <w:p w14:paraId="2E542776" w14:textId="08236D55" w:rsidR="005C0ED1" w:rsidRDefault="00960A12" w:rsidP="00D736A1">
      <w:pPr>
        <w:pStyle w:val="NormalWeb"/>
        <w:shd w:val="clear" w:color="auto" w:fill="FFFFFF"/>
        <w:rPr>
          <w:rFonts w:ascii="Segoe UI" w:hAnsi="Segoe UI" w:cs="Segoe UI"/>
          <w:color w:val="161616"/>
          <w:shd w:val="clear" w:color="auto" w:fill="FFFFFF"/>
        </w:rPr>
      </w:pPr>
      <w:r w:rsidRPr="00960A12">
        <w:rPr>
          <w:rFonts w:ascii="Segoe UI" w:hAnsi="Segoe UI" w:cs="Segoe UI"/>
          <w:color w:val="161616"/>
          <w:shd w:val="clear" w:color="auto" w:fill="FFFFFF"/>
        </w:rPr>
        <w:lastRenderedPageBreak/>
        <w:drawing>
          <wp:inline distT="0" distB="0" distL="0" distR="0" wp14:anchorId="522618A4" wp14:editId="1A8C1F5A">
            <wp:extent cx="5620039" cy="492785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039" cy="4927853"/>
                    </a:xfrm>
                    <a:prstGeom prst="rect">
                      <a:avLst/>
                    </a:prstGeom>
                  </pic:spPr>
                </pic:pic>
              </a:graphicData>
            </a:graphic>
          </wp:inline>
        </w:drawing>
      </w:r>
    </w:p>
    <w:p w14:paraId="430B6BBE" w14:textId="3A7275F2" w:rsidR="00960A12" w:rsidRDefault="00604690" w:rsidP="00D736A1">
      <w:pPr>
        <w:pStyle w:val="NormalWeb"/>
        <w:shd w:val="clear" w:color="auto" w:fill="FFFFFF"/>
        <w:rPr>
          <w:rFonts w:ascii="Segoe UI" w:hAnsi="Segoe UI" w:cs="Segoe UI"/>
          <w:color w:val="161616"/>
          <w:shd w:val="clear" w:color="auto" w:fill="FFFFFF"/>
        </w:rPr>
      </w:pPr>
      <w:r w:rsidRPr="00604690">
        <w:rPr>
          <w:rFonts w:ascii="Segoe UI" w:hAnsi="Segoe UI" w:cs="Segoe UI"/>
          <w:color w:val="161616"/>
          <w:shd w:val="clear" w:color="auto" w:fill="FFFFFF"/>
        </w:rPr>
        <w:lastRenderedPageBreak/>
        <w:drawing>
          <wp:inline distT="0" distB="0" distL="0" distR="0" wp14:anchorId="5423A858" wp14:editId="76FE133A">
            <wp:extent cx="5708943" cy="43436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8943" cy="4343623"/>
                    </a:xfrm>
                    <a:prstGeom prst="rect">
                      <a:avLst/>
                    </a:prstGeom>
                  </pic:spPr>
                </pic:pic>
              </a:graphicData>
            </a:graphic>
          </wp:inline>
        </w:drawing>
      </w:r>
    </w:p>
    <w:p w14:paraId="5A213766" w14:textId="6AFC0CAA" w:rsidR="00604690" w:rsidRDefault="00C365DC" w:rsidP="00D736A1">
      <w:pPr>
        <w:pStyle w:val="NormalWeb"/>
        <w:shd w:val="clear" w:color="auto" w:fill="FFFFFF"/>
        <w:rPr>
          <w:rFonts w:ascii="Segoe UI" w:hAnsi="Segoe UI" w:cs="Segoe UI"/>
          <w:color w:val="161616"/>
          <w:shd w:val="clear" w:color="auto" w:fill="FFFFFF"/>
        </w:rPr>
      </w:pPr>
      <w:r w:rsidRPr="00C365DC">
        <w:rPr>
          <w:rFonts w:ascii="Segoe UI" w:hAnsi="Segoe UI" w:cs="Segoe UI"/>
          <w:color w:val="161616"/>
          <w:shd w:val="clear" w:color="auto" w:fill="FFFFFF"/>
        </w:rPr>
        <w:drawing>
          <wp:inline distT="0" distB="0" distL="0" distR="0" wp14:anchorId="627EC327" wp14:editId="34119080">
            <wp:extent cx="5359675" cy="163203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675" cy="1632034"/>
                    </a:xfrm>
                    <a:prstGeom prst="rect">
                      <a:avLst/>
                    </a:prstGeom>
                  </pic:spPr>
                </pic:pic>
              </a:graphicData>
            </a:graphic>
          </wp:inline>
        </w:drawing>
      </w:r>
    </w:p>
    <w:p w14:paraId="42124468" w14:textId="77777777" w:rsidR="00487A79" w:rsidRDefault="00487A79" w:rsidP="00487A79">
      <w:pPr>
        <w:pStyle w:val="Heading1"/>
        <w:shd w:val="clear" w:color="auto" w:fill="FFFFFF"/>
        <w:spacing w:before="0" w:beforeAutospacing="0"/>
        <w:rPr>
          <w:rFonts w:ascii="Segoe UI" w:hAnsi="Segoe UI" w:cs="Segoe UI"/>
          <w:color w:val="161616"/>
        </w:rPr>
      </w:pPr>
      <w:r>
        <w:rPr>
          <w:rFonts w:ascii="Segoe UI" w:hAnsi="Segoe UI" w:cs="Segoe UI"/>
          <w:color w:val="161616"/>
        </w:rPr>
        <w:t>Load data into a relational data warehouse</w:t>
      </w:r>
    </w:p>
    <w:p w14:paraId="3C271106" w14:textId="77777777" w:rsidR="00CC780F" w:rsidRPr="00CC780F" w:rsidRDefault="00CC780F" w:rsidP="00CC780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780F">
        <w:rPr>
          <w:rFonts w:ascii="Segoe UI" w:eastAsia="Times New Roman" w:hAnsi="Segoe UI" w:cs="Segoe UI"/>
          <w:color w:val="161616"/>
          <w:sz w:val="24"/>
          <w:szCs w:val="24"/>
          <w:lang w:eastAsia="en-IN"/>
        </w:rPr>
        <w:t xml:space="preserve">Many </w:t>
      </w:r>
      <w:proofErr w:type="gramStart"/>
      <w:r w:rsidRPr="00CC780F">
        <w:rPr>
          <w:rFonts w:ascii="Segoe UI" w:eastAsia="Times New Roman" w:hAnsi="Segoe UI" w:cs="Segoe UI"/>
          <w:color w:val="161616"/>
          <w:sz w:val="24"/>
          <w:szCs w:val="24"/>
          <w:lang w:eastAsia="en-IN"/>
        </w:rPr>
        <w:t>enterprise</w:t>
      </w:r>
      <w:proofErr w:type="gramEnd"/>
      <w:r w:rsidRPr="00CC780F">
        <w:rPr>
          <w:rFonts w:ascii="Segoe UI" w:eastAsia="Times New Roman" w:hAnsi="Segoe UI" w:cs="Segoe UI"/>
          <w:color w:val="161616"/>
          <w:sz w:val="24"/>
          <w:szCs w:val="24"/>
          <w:lang w:eastAsia="en-IN"/>
        </w:rPr>
        <w:t xml:space="preserve"> analytical solutions include a relational data warehouse. Data engineers are responsible for implementing ingestion solutions that load data into the data warehouse tables, usually on a regular schedule.</w:t>
      </w:r>
    </w:p>
    <w:p w14:paraId="41C4DB56" w14:textId="77777777" w:rsidR="00CC780F" w:rsidRPr="00CC780F" w:rsidRDefault="00CC780F" w:rsidP="00CC780F">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CC780F">
        <w:rPr>
          <w:rFonts w:ascii="Segoe UI" w:eastAsia="Times New Roman" w:hAnsi="Segoe UI" w:cs="Segoe UI"/>
          <w:color w:val="161616"/>
          <w:sz w:val="24"/>
          <w:szCs w:val="24"/>
          <w:lang w:eastAsia="en-IN"/>
        </w:rPr>
        <w:t xml:space="preserve">As a data engineer, you need to be familiar with the considerations and techniques that apply to loading a data warehouse. In this module, we'll focus on ways that you </w:t>
      </w:r>
      <w:r w:rsidRPr="00CC780F">
        <w:rPr>
          <w:rFonts w:ascii="Segoe UI" w:eastAsia="Times New Roman" w:hAnsi="Segoe UI" w:cs="Segoe UI"/>
          <w:color w:val="161616"/>
          <w:sz w:val="24"/>
          <w:szCs w:val="24"/>
          <w:lang w:eastAsia="en-IN"/>
        </w:rPr>
        <w:lastRenderedPageBreak/>
        <w:t>can use SQL to load data into tables in a dedicated SQL pool in Azure Synapse Analytics.</w:t>
      </w:r>
    </w:p>
    <w:p w14:paraId="1028B109" w14:textId="77777777" w:rsidR="00282DC5" w:rsidRDefault="00282DC5" w:rsidP="00282DC5">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staging tables</w:t>
      </w:r>
    </w:p>
    <w:p w14:paraId="7FBEF682" w14:textId="0757202B" w:rsidR="00C365DC" w:rsidRDefault="009F4CA1" w:rsidP="00D736A1">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 xml:space="preserve">One of the most common patterns for loading a data warehouse is to transfer data from source systems to files in a data lake, ingest the file data into staging tables, and then use SQL statements to load the data from the staging tables into the dimension and fact tables. </w:t>
      </w:r>
      <w:proofErr w:type="gramStart"/>
      <w:r>
        <w:rPr>
          <w:rFonts w:ascii="Segoe UI" w:hAnsi="Segoe UI" w:cs="Segoe UI"/>
          <w:color w:val="161616"/>
          <w:shd w:val="clear" w:color="auto" w:fill="FFFFFF"/>
        </w:rPr>
        <w:t>Usually</w:t>
      </w:r>
      <w:proofErr w:type="gramEnd"/>
      <w:r>
        <w:rPr>
          <w:rFonts w:ascii="Segoe UI" w:hAnsi="Segoe UI" w:cs="Segoe UI"/>
          <w:color w:val="161616"/>
          <w:shd w:val="clear" w:color="auto" w:fill="FFFFFF"/>
        </w:rPr>
        <w:t xml:space="preserve"> data loading is performed as a periodic batch process in which inserts and updates to the data warehouse are coordinated to occur at a regular interval (for example, daily, weekly, or monthly).</w:t>
      </w:r>
    </w:p>
    <w:p w14:paraId="68186EA8" w14:textId="77777777" w:rsidR="0088252D" w:rsidRPr="0088252D" w:rsidRDefault="0088252D" w:rsidP="0088252D">
      <w:pPr>
        <w:pStyle w:val="Heading2"/>
        <w:shd w:val="clear" w:color="auto" w:fill="FFFFFF"/>
        <w:spacing w:before="480" w:after="180"/>
        <w:rPr>
          <w:rFonts w:ascii="Segoe UI" w:hAnsi="Segoe UI" w:cs="Segoe UI"/>
          <w:b/>
          <w:bCs/>
          <w:color w:val="161616"/>
        </w:rPr>
      </w:pPr>
      <w:r w:rsidRPr="0088252D">
        <w:rPr>
          <w:rFonts w:ascii="Segoe UI" w:hAnsi="Segoe UI" w:cs="Segoe UI"/>
          <w:b/>
          <w:bCs/>
          <w:color w:val="161616"/>
        </w:rPr>
        <w:t>Creating staging tables</w:t>
      </w:r>
    </w:p>
    <w:p w14:paraId="0C5A19B9" w14:textId="77777777" w:rsidR="0088252D" w:rsidRDefault="0088252D" w:rsidP="0088252D">
      <w:pPr>
        <w:pStyle w:val="NormalWeb"/>
        <w:shd w:val="clear" w:color="auto" w:fill="FFFFFF"/>
        <w:rPr>
          <w:rFonts w:ascii="Segoe UI" w:hAnsi="Segoe UI" w:cs="Segoe UI"/>
          <w:color w:val="161616"/>
        </w:rPr>
      </w:pPr>
      <w:r>
        <w:rPr>
          <w:rFonts w:ascii="Segoe UI" w:hAnsi="Segoe UI" w:cs="Segoe UI"/>
          <w:color w:val="161616"/>
        </w:rPr>
        <w:t>Many organized warehouses have standard structures for staging the database and may even use a specific schema for staging the data. The following code example creates a staging table for product data that will ultimately be loaded into a dimension table:</w:t>
      </w:r>
    </w:p>
    <w:p w14:paraId="5572FADE" w14:textId="10FD1086" w:rsidR="0088252D" w:rsidRDefault="0088252D" w:rsidP="008B5305">
      <w:pPr>
        <w:pStyle w:val="alert-title"/>
        <w:spacing w:before="0" w:beforeAutospacing="0" w:after="0" w:afterAutospacing="0"/>
        <w:rPr>
          <w:rFonts w:ascii="Segoe UI" w:hAnsi="Segoe UI" w:cs="Segoe UI"/>
          <w:color w:val="161616"/>
        </w:rPr>
      </w:pPr>
      <w:r>
        <w:rPr>
          <w:rFonts w:ascii="Segoe UI" w:hAnsi="Segoe UI" w:cs="Segoe UI"/>
          <w:b/>
          <w:bCs/>
          <w:color w:val="161616"/>
        </w:rPr>
        <w:t> Note</w:t>
      </w:r>
      <w:r w:rsidR="008B5305">
        <w:rPr>
          <w:rFonts w:ascii="Segoe UI" w:hAnsi="Segoe UI" w:cs="Segoe UI"/>
          <w:b/>
          <w:bCs/>
          <w:color w:val="161616"/>
        </w:rPr>
        <w:t xml:space="preserve">: </w:t>
      </w:r>
      <w:r>
        <w:rPr>
          <w:rFonts w:ascii="Segoe UI" w:hAnsi="Segoe UI" w:cs="Segoe UI"/>
          <w:color w:val="161616"/>
        </w:rPr>
        <w:t>This example creates a staging table in the default </w:t>
      </w:r>
      <w:proofErr w:type="spellStart"/>
      <w:r>
        <w:rPr>
          <w:rStyle w:val="Strong"/>
          <w:rFonts w:ascii="Segoe UI" w:hAnsi="Segoe UI" w:cs="Segoe UI"/>
          <w:color w:val="161616"/>
        </w:rPr>
        <w:t>dbo</w:t>
      </w:r>
      <w:proofErr w:type="spellEnd"/>
      <w:r>
        <w:rPr>
          <w:rFonts w:ascii="Segoe UI" w:hAnsi="Segoe UI" w:cs="Segoe UI"/>
          <w:color w:val="161616"/>
        </w:rPr>
        <w:t> schema. You can also create separate schemas for staging tables with a meaningful name, such as </w:t>
      </w:r>
      <w:r>
        <w:rPr>
          <w:rStyle w:val="Strong"/>
          <w:rFonts w:ascii="Segoe UI" w:hAnsi="Segoe UI" w:cs="Segoe UI"/>
          <w:color w:val="161616"/>
        </w:rPr>
        <w:t>stage</w:t>
      </w:r>
      <w:r>
        <w:rPr>
          <w:rFonts w:ascii="Segoe UI" w:hAnsi="Segoe UI" w:cs="Segoe UI"/>
          <w:color w:val="161616"/>
        </w:rPr>
        <w:t> so architects and users understand the purpose of the schema.</w:t>
      </w:r>
    </w:p>
    <w:p w14:paraId="6CE6A569" w14:textId="57315908" w:rsidR="007840DB" w:rsidRDefault="002033D9" w:rsidP="00D736A1">
      <w:pPr>
        <w:pStyle w:val="NormalWeb"/>
        <w:shd w:val="clear" w:color="auto" w:fill="FFFFFF"/>
        <w:rPr>
          <w:rFonts w:ascii="Segoe UI" w:hAnsi="Segoe UI" w:cs="Segoe UI"/>
          <w:color w:val="161616"/>
          <w:shd w:val="clear" w:color="auto" w:fill="FFFFFF"/>
        </w:rPr>
      </w:pPr>
      <w:r w:rsidRPr="002033D9">
        <w:rPr>
          <w:rFonts w:ascii="Segoe UI" w:hAnsi="Segoe UI" w:cs="Segoe UI"/>
          <w:color w:val="161616"/>
          <w:shd w:val="clear" w:color="auto" w:fill="FFFFFF"/>
        </w:rPr>
        <w:drawing>
          <wp:inline distT="0" distB="0" distL="0" distR="0" wp14:anchorId="1B3160EC" wp14:editId="703FF0AF">
            <wp:extent cx="2292350" cy="19655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343" cy="1968068"/>
                    </a:xfrm>
                    <a:prstGeom prst="rect">
                      <a:avLst/>
                    </a:prstGeom>
                  </pic:spPr>
                </pic:pic>
              </a:graphicData>
            </a:graphic>
          </wp:inline>
        </w:drawing>
      </w:r>
    </w:p>
    <w:p w14:paraId="3E0269EF" w14:textId="77777777" w:rsidR="008B5305" w:rsidRPr="008B5305" w:rsidRDefault="008B5305" w:rsidP="008B5305">
      <w:pPr>
        <w:pStyle w:val="Heading2"/>
        <w:shd w:val="clear" w:color="auto" w:fill="FFFFFF"/>
        <w:spacing w:before="480" w:after="180"/>
        <w:rPr>
          <w:rFonts w:ascii="Segoe UI" w:hAnsi="Segoe UI" w:cs="Segoe UI"/>
          <w:b/>
          <w:bCs/>
          <w:color w:val="161616"/>
        </w:rPr>
      </w:pPr>
      <w:r w:rsidRPr="008B5305">
        <w:rPr>
          <w:rFonts w:ascii="Segoe UI" w:hAnsi="Segoe UI" w:cs="Segoe UI"/>
          <w:b/>
          <w:bCs/>
          <w:color w:val="161616"/>
        </w:rPr>
        <w:t>Using the COPY command</w:t>
      </w:r>
    </w:p>
    <w:p w14:paraId="7DA6B98E" w14:textId="77777777" w:rsidR="008B5305" w:rsidRDefault="008B5305" w:rsidP="008B5305">
      <w:pPr>
        <w:pStyle w:val="NormalWeb"/>
        <w:shd w:val="clear" w:color="auto" w:fill="FFFFFF"/>
        <w:rPr>
          <w:rFonts w:ascii="Segoe UI" w:hAnsi="Segoe UI" w:cs="Segoe UI"/>
          <w:color w:val="161616"/>
        </w:rPr>
      </w:pPr>
      <w:r>
        <w:rPr>
          <w:rFonts w:ascii="Segoe UI" w:hAnsi="Segoe UI" w:cs="Segoe UI"/>
          <w:color w:val="161616"/>
        </w:rPr>
        <w:t>You can use the COPY statement to load data from the data lake, as shown in the following example:</w:t>
      </w:r>
    </w:p>
    <w:p w14:paraId="53D015AE" w14:textId="260B05D3" w:rsidR="008B5305" w:rsidRDefault="008B5305" w:rsidP="008B5305">
      <w:pPr>
        <w:pStyle w:val="alert-title"/>
        <w:spacing w:before="0" w:beforeAutospacing="0" w:after="0" w:afterAutospacing="0"/>
        <w:rPr>
          <w:rFonts w:ascii="Segoe UI" w:hAnsi="Segoe UI" w:cs="Segoe UI"/>
          <w:color w:val="161616"/>
        </w:rPr>
      </w:pPr>
      <w:r>
        <w:rPr>
          <w:rFonts w:ascii="Segoe UI" w:hAnsi="Segoe UI" w:cs="Segoe UI"/>
          <w:b/>
          <w:bCs/>
          <w:color w:val="161616"/>
        </w:rPr>
        <w:t> Note</w:t>
      </w:r>
      <w:r>
        <w:rPr>
          <w:rFonts w:ascii="Segoe UI" w:hAnsi="Segoe UI" w:cs="Segoe UI"/>
          <w:b/>
          <w:bCs/>
          <w:color w:val="161616"/>
        </w:rPr>
        <w:t xml:space="preserve">: </w:t>
      </w:r>
      <w:r>
        <w:rPr>
          <w:rFonts w:ascii="Segoe UI" w:hAnsi="Segoe UI" w:cs="Segoe UI"/>
          <w:color w:val="161616"/>
        </w:rPr>
        <w:t xml:space="preserve">This is generally the recommended approach to load staging tables due to its </w:t>
      </w:r>
      <w:proofErr w:type="gramStart"/>
      <w:r>
        <w:rPr>
          <w:rFonts w:ascii="Segoe UI" w:hAnsi="Segoe UI" w:cs="Segoe UI"/>
          <w:color w:val="161616"/>
        </w:rPr>
        <w:t>high performance</w:t>
      </w:r>
      <w:proofErr w:type="gramEnd"/>
      <w:r>
        <w:rPr>
          <w:rFonts w:ascii="Segoe UI" w:hAnsi="Segoe UI" w:cs="Segoe UI"/>
          <w:color w:val="161616"/>
        </w:rPr>
        <w:t xml:space="preserve"> throughput.</w:t>
      </w:r>
    </w:p>
    <w:p w14:paraId="71D369AE" w14:textId="77777777" w:rsidR="008B5305" w:rsidRDefault="008B5305" w:rsidP="008B5305">
      <w:pPr>
        <w:pStyle w:val="alert-title"/>
        <w:spacing w:before="0" w:beforeAutospacing="0" w:after="0" w:afterAutospacing="0"/>
        <w:rPr>
          <w:rFonts w:ascii="Segoe UI" w:hAnsi="Segoe UI" w:cs="Segoe UI"/>
          <w:color w:val="161616"/>
        </w:rPr>
      </w:pPr>
    </w:p>
    <w:p w14:paraId="0D8C6450" w14:textId="158A425D" w:rsidR="008B5305" w:rsidRDefault="00722B66" w:rsidP="008B5305">
      <w:pPr>
        <w:pStyle w:val="alert-title"/>
        <w:spacing w:before="0" w:beforeAutospacing="0" w:after="0" w:afterAutospacing="0"/>
        <w:rPr>
          <w:rFonts w:ascii="Segoe UI" w:hAnsi="Segoe UI" w:cs="Segoe UI"/>
          <w:color w:val="161616"/>
        </w:rPr>
      </w:pPr>
      <w:r w:rsidRPr="00722B66">
        <w:rPr>
          <w:rFonts w:ascii="Segoe UI" w:hAnsi="Segoe UI" w:cs="Segoe UI"/>
          <w:color w:val="161616"/>
        </w:rPr>
        <w:lastRenderedPageBreak/>
        <w:drawing>
          <wp:inline distT="0" distB="0" distL="0" distR="0" wp14:anchorId="7420B190" wp14:editId="2548E1F7">
            <wp:extent cx="3854648" cy="1720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4648" cy="1720938"/>
                    </a:xfrm>
                    <a:prstGeom prst="rect">
                      <a:avLst/>
                    </a:prstGeom>
                  </pic:spPr>
                </pic:pic>
              </a:graphicData>
            </a:graphic>
          </wp:inline>
        </w:drawing>
      </w:r>
    </w:p>
    <w:p w14:paraId="37B65436" w14:textId="012BA340" w:rsidR="003468D1" w:rsidRDefault="003468D1" w:rsidP="003468D1">
      <w:pPr>
        <w:pStyle w:val="alert-title"/>
        <w:spacing w:before="0" w:beforeAutospacing="0" w:after="0" w:afterAutospacing="0"/>
        <w:rPr>
          <w:rFonts w:ascii="Segoe UI" w:hAnsi="Segoe UI" w:cs="Segoe UI"/>
          <w:color w:val="161616"/>
        </w:rPr>
      </w:pPr>
      <w:r>
        <w:rPr>
          <w:rFonts w:ascii="Segoe UI" w:hAnsi="Segoe UI" w:cs="Segoe UI"/>
          <w:b/>
          <w:bCs/>
        </w:rPr>
        <w:t>Tip</w:t>
      </w:r>
      <w:r>
        <w:rPr>
          <w:rFonts w:ascii="Segoe UI" w:hAnsi="Segoe UI" w:cs="Segoe UI"/>
          <w:b/>
          <w:bCs/>
        </w:rPr>
        <w:t xml:space="preserve">: </w:t>
      </w:r>
      <w:r>
        <w:rPr>
          <w:rFonts w:ascii="Segoe UI" w:hAnsi="Segoe UI" w:cs="Segoe UI"/>
          <w:color w:val="161616"/>
        </w:rPr>
        <w:t>To learn more about the COPY statement, see </w:t>
      </w:r>
      <w:hyperlink r:id="rId38" w:history="1">
        <w:r>
          <w:rPr>
            <w:rStyle w:val="Hyperlink"/>
            <w:rFonts w:ascii="Segoe UI" w:eastAsiaTheme="majorEastAsia" w:hAnsi="Segoe UI" w:cs="Segoe UI"/>
            <w:b/>
            <w:bCs/>
          </w:rPr>
          <w:t>COPY (Transact-SQL)</w:t>
        </w:r>
      </w:hyperlink>
      <w:r>
        <w:rPr>
          <w:rFonts w:ascii="Segoe UI" w:hAnsi="Segoe UI" w:cs="Segoe UI"/>
          <w:color w:val="161616"/>
        </w:rPr>
        <w:t> in the Transact-SQL documentation.</w:t>
      </w:r>
    </w:p>
    <w:p w14:paraId="167BAF8F" w14:textId="77777777" w:rsidR="004D56F7" w:rsidRPr="004D56F7" w:rsidRDefault="004D56F7" w:rsidP="004D56F7">
      <w:pPr>
        <w:pStyle w:val="Heading2"/>
        <w:shd w:val="clear" w:color="auto" w:fill="FFFFFF"/>
        <w:spacing w:before="480" w:after="180"/>
        <w:rPr>
          <w:rFonts w:ascii="Segoe UI" w:hAnsi="Segoe UI" w:cs="Segoe UI"/>
          <w:b/>
          <w:bCs/>
          <w:color w:val="161616"/>
        </w:rPr>
      </w:pPr>
      <w:r w:rsidRPr="004D56F7">
        <w:rPr>
          <w:rFonts w:ascii="Segoe UI" w:hAnsi="Segoe UI" w:cs="Segoe UI"/>
          <w:b/>
          <w:bCs/>
          <w:color w:val="161616"/>
        </w:rPr>
        <w:t>Using external tables</w:t>
      </w:r>
    </w:p>
    <w:p w14:paraId="220AC0A4" w14:textId="77777777" w:rsidR="004D56F7" w:rsidRDefault="004D56F7" w:rsidP="004D56F7">
      <w:pPr>
        <w:pStyle w:val="NormalWeb"/>
        <w:shd w:val="clear" w:color="auto" w:fill="FFFFFF"/>
        <w:rPr>
          <w:rFonts w:ascii="Segoe UI" w:hAnsi="Segoe UI" w:cs="Segoe UI"/>
          <w:color w:val="161616"/>
        </w:rPr>
      </w:pPr>
      <w:r>
        <w:rPr>
          <w:rFonts w:ascii="Segoe UI" w:hAnsi="Segoe UI" w:cs="Segoe UI"/>
          <w:color w:val="161616"/>
        </w:rPr>
        <w:t>In some cases, if the data to be loaded is stored in files with an appropriate structure, it can be more effective to create external tables that reference the file location. This way, the data can be read directly from the source files instead of being loaded into the relational store. The following example, shows how to create an external table that references files in the data lake associated with the Azure Synapse Analytics workspace:</w:t>
      </w:r>
    </w:p>
    <w:p w14:paraId="6D002E06" w14:textId="62E9D360" w:rsidR="004D56F7" w:rsidRDefault="00FC0F2A" w:rsidP="004D56F7">
      <w:pPr>
        <w:pStyle w:val="NormalWeb"/>
        <w:shd w:val="clear" w:color="auto" w:fill="FFFFFF"/>
        <w:rPr>
          <w:rFonts w:ascii="Segoe UI" w:hAnsi="Segoe UI" w:cs="Segoe UI"/>
          <w:color w:val="161616"/>
        </w:rPr>
      </w:pPr>
      <w:r w:rsidRPr="00FC0F2A">
        <w:rPr>
          <w:rFonts w:ascii="Segoe UI" w:hAnsi="Segoe UI" w:cs="Segoe UI"/>
          <w:color w:val="161616"/>
        </w:rPr>
        <w:drawing>
          <wp:inline distT="0" distB="0" distL="0" distR="0" wp14:anchorId="3F5EF0FA" wp14:editId="384F7E43">
            <wp:extent cx="3530781" cy="23813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781" cy="2381372"/>
                    </a:xfrm>
                    <a:prstGeom prst="rect">
                      <a:avLst/>
                    </a:prstGeom>
                  </pic:spPr>
                </pic:pic>
              </a:graphicData>
            </a:graphic>
          </wp:inline>
        </w:drawing>
      </w:r>
    </w:p>
    <w:p w14:paraId="394C5AF5" w14:textId="77777777" w:rsidR="00FC0F2A" w:rsidRDefault="00FC0F2A" w:rsidP="00FC0F2A">
      <w:pPr>
        <w:pStyle w:val="alert-title"/>
        <w:spacing w:before="0" w:beforeAutospacing="0" w:after="0" w:afterAutospacing="0"/>
        <w:rPr>
          <w:rFonts w:ascii="Segoe UI" w:hAnsi="Segoe UI" w:cs="Segoe UI"/>
          <w:b/>
          <w:bCs/>
        </w:rPr>
      </w:pPr>
      <w:r>
        <w:rPr>
          <w:rFonts w:ascii="Segoe UI" w:hAnsi="Segoe UI" w:cs="Segoe UI"/>
          <w:b/>
          <w:bCs/>
        </w:rPr>
        <w:t>Tip</w:t>
      </w:r>
    </w:p>
    <w:p w14:paraId="414A3CA0" w14:textId="77777777" w:rsidR="00FC0F2A" w:rsidRDefault="00FC0F2A" w:rsidP="00FC0F2A">
      <w:pPr>
        <w:pStyle w:val="NormalWeb"/>
        <w:rPr>
          <w:rFonts w:ascii="Segoe UI" w:hAnsi="Segoe UI" w:cs="Segoe UI"/>
          <w:color w:val="161616"/>
        </w:rPr>
      </w:pPr>
      <w:r>
        <w:rPr>
          <w:rFonts w:ascii="Segoe UI" w:hAnsi="Segoe UI" w:cs="Segoe UI"/>
          <w:color w:val="161616"/>
        </w:rPr>
        <w:t>For more information about using external tables, see </w:t>
      </w:r>
      <w:hyperlink r:id="rId40" w:tgtFrame="az-portal" w:history="1">
        <w:r>
          <w:rPr>
            <w:rStyle w:val="Hyperlink"/>
            <w:rFonts w:ascii="Segoe UI" w:eastAsiaTheme="majorEastAsia" w:hAnsi="Segoe UI" w:cs="Segoe UI"/>
            <w:b/>
            <w:bCs/>
          </w:rPr>
          <w:t>Use external tables with Synapse SQL</w:t>
        </w:r>
      </w:hyperlink>
      <w:r>
        <w:rPr>
          <w:rFonts w:ascii="Segoe UI" w:hAnsi="Segoe UI" w:cs="Segoe UI"/>
          <w:color w:val="161616"/>
        </w:rPr>
        <w:t> in the Azure Synapse Analytics documentation.</w:t>
      </w:r>
    </w:p>
    <w:p w14:paraId="41FB71EA" w14:textId="77777777" w:rsidR="008A0361" w:rsidRDefault="008A0361" w:rsidP="008A0361">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dimension tables</w:t>
      </w:r>
    </w:p>
    <w:p w14:paraId="40871A10" w14:textId="503CD820" w:rsidR="00FC0F2A" w:rsidRDefault="00D36945" w:rsidP="004D56F7">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After staging dimension data, you can load it into dimension tables using SQL.</w:t>
      </w:r>
    </w:p>
    <w:p w14:paraId="1D084201" w14:textId="77777777" w:rsidR="00D36945" w:rsidRPr="00D36945" w:rsidRDefault="00D36945" w:rsidP="00D36945">
      <w:pPr>
        <w:pStyle w:val="Heading2"/>
        <w:shd w:val="clear" w:color="auto" w:fill="FFFFFF"/>
        <w:spacing w:before="480" w:after="180"/>
        <w:rPr>
          <w:rFonts w:ascii="Segoe UI" w:hAnsi="Segoe UI" w:cs="Segoe UI"/>
          <w:b/>
          <w:bCs/>
          <w:color w:val="161616"/>
        </w:rPr>
      </w:pPr>
      <w:r w:rsidRPr="00D36945">
        <w:rPr>
          <w:rFonts w:ascii="Segoe UI" w:hAnsi="Segoe UI" w:cs="Segoe UI"/>
          <w:b/>
          <w:bCs/>
          <w:color w:val="161616"/>
        </w:rPr>
        <w:lastRenderedPageBreak/>
        <w:t>Using a CREATE TABLE AS (CTAS) statement</w:t>
      </w:r>
    </w:p>
    <w:p w14:paraId="60D8ED2A" w14:textId="2E89BDEC" w:rsidR="00D36945" w:rsidRDefault="00D36945" w:rsidP="00D36945">
      <w:pPr>
        <w:pStyle w:val="NormalWeb"/>
        <w:shd w:val="clear" w:color="auto" w:fill="FFFFFF"/>
        <w:rPr>
          <w:rFonts w:ascii="Segoe UI" w:hAnsi="Segoe UI" w:cs="Segoe UI"/>
          <w:color w:val="161616"/>
        </w:rPr>
      </w:pPr>
    </w:p>
    <w:tbl>
      <w:tblPr>
        <w:tblStyle w:val="TableGrid"/>
        <w:tblW w:w="0" w:type="auto"/>
        <w:tblLook w:val="04A0" w:firstRow="1" w:lastRow="0" w:firstColumn="1" w:lastColumn="0" w:noHBand="0" w:noVBand="1"/>
      </w:tblPr>
      <w:tblGrid>
        <w:gridCol w:w="3907"/>
        <w:gridCol w:w="5109"/>
      </w:tblGrid>
      <w:tr w:rsidR="00813D05" w14:paraId="56C74777" w14:textId="77777777" w:rsidTr="00813D05">
        <w:tc>
          <w:tcPr>
            <w:tcW w:w="4508" w:type="dxa"/>
          </w:tcPr>
          <w:p w14:paraId="4A760A29" w14:textId="7547CDFD" w:rsidR="00813D05" w:rsidRDefault="00813D05" w:rsidP="00D36945">
            <w:pPr>
              <w:pStyle w:val="NormalWeb"/>
              <w:rPr>
                <w:rFonts w:ascii="Segoe UI" w:hAnsi="Segoe UI" w:cs="Segoe UI"/>
                <w:color w:val="161616"/>
              </w:rPr>
            </w:pPr>
            <w:r>
              <w:rPr>
                <w:rFonts w:ascii="Segoe UI" w:hAnsi="Segoe UI" w:cs="Segoe UI"/>
                <w:color w:val="161616"/>
              </w:rPr>
              <w:t>One of the simplest ways to load data into a new dimension table is to use a </w:t>
            </w:r>
            <w:r>
              <w:rPr>
                <w:rStyle w:val="HTMLCode"/>
                <w:rFonts w:ascii="Consolas" w:eastAsiaTheme="majorEastAsia" w:hAnsi="Consolas"/>
                <w:color w:val="161616"/>
              </w:rPr>
              <w:t>CREATE TABLE AS</w:t>
            </w:r>
            <w:r>
              <w:rPr>
                <w:rFonts w:ascii="Segoe UI" w:hAnsi="Segoe UI" w:cs="Segoe UI"/>
                <w:color w:val="161616"/>
              </w:rPr>
              <w:t> (</w:t>
            </w:r>
            <w:r>
              <w:rPr>
                <w:rStyle w:val="Emphasis"/>
                <w:rFonts w:ascii="Segoe UI" w:hAnsi="Segoe UI" w:cs="Segoe UI"/>
                <w:color w:val="161616"/>
              </w:rPr>
              <w:t>CTAS</w:t>
            </w:r>
            <w:r>
              <w:rPr>
                <w:rFonts w:ascii="Segoe UI" w:hAnsi="Segoe UI" w:cs="Segoe UI"/>
                <w:color w:val="161616"/>
              </w:rPr>
              <w:t>) expression. This statement creates a new table based on the results of a SELECT statement.</w:t>
            </w:r>
          </w:p>
        </w:tc>
        <w:tc>
          <w:tcPr>
            <w:tcW w:w="4508" w:type="dxa"/>
          </w:tcPr>
          <w:p w14:paraId="2D70ADC6" w14:textId="1E72AC13" w:rsidR="00813D05" w:rsidRDefault="00813D05" w:rsidP="00D36945">
            <w:pPr>
              <w:pStyle w:val="NormalWeb"/>
              <w:rPr>
                <w:rFonts w:ascii="Segoe UI" w:hAnsi="Segoe UI" w:cs="Segoe UI"/>
                <w:color w:val="161616"/>
              </w:rPr>
            </w:pPr>
            <w:r w:rsidRPr="003E7876">
              <w:rPr>
                <w:rFonts w:ascii="Segoe UI" w:hAnsi="Segoe UI" w:cs="Segoe UI"/>
                <w:color w:val="161616"/>
              </w:rPr>
              <w:drawing>
                <wp:inline distT="0" distB="0" distL="0" distR="0" wp14:anchorId="30400515" wp14:editId="230FC89A">
                  <wp:extent cx="3107441"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0059" cy="2306992"/>
                          </a:xfrm>
                          <a:prstGeom prst="rect">
                            <a:avLst/>
                          </a:prstGeom>
                        </pic:spPr>
                      </pic:pic>
                    </a:graphicData>
                  </a:graphic>
                </wp:inline>
              </w:drawing>
            </w:r>
          </w:p>
        </w:tc>
      </w:tr>
    </w:tbl>
    <w:p w14:paraId="3F0E7414" w14:textId="77777777" w:rsidR="002D1C20" w:rsidRPr="002D1C20" w:rsidRDefault="002D1C20" w:rsidP="002D1C20">
      <w:pPr>
        <w:spacing w:after="0" w:line="240" w:lineRule="auto"/>
        <w:rPr>
          <w:rFonts w:ascii="Segoe UI" w:eastAsia="Times New Roman" w:hAnsi="Segoe UI" w:cs="Segoe UI"/>
          <w:b/>
          <w:bCs/>
          <w:sz w:val="24"/>
          <w:szCs w:val="24"/>
          <w:lang w:eastAsia="en-IN"/>
        </w:rPr>
      </w:pPr>
      <w:r w:rsidRPr="002D1C20">
        <w:rPr>
          <w:rFonts w:ascii="Segoe UI" w:eastAsia="Times New Roman" w:hAnsi="Segoe UI" w:cs="Segoe UI"/>
          <w:b/>
          <w:bCs/>
          <w:sz w:val="24"/>
          <w:szCs w:val="24"/>
          <w:lang w:eastAsia="en-IN"/>
        </w:rPr>
        <w:t>Note</w:t>
      </w:r>
    </w:p>
    <w:p w14:paraId="2887EC2C" w14:textId="77777777" w:rsidR="002D1C20" w:rsidRPr="002D1C20" w:rsidRDefault="002D1C20" w:rsidP="002D1C20">
      <w:pPr>
        <w:spacing w:before="100" w:beforeAutospacing="1" w:after="100" w:afterAutospacing="1" w:line="240" w:lineRule="auto"/>
        <w:rPr>
          <w:rFonts w:ascii="Segoe UI" w:eastAsia="Times New Roman" w:hAnsi="Segoe UI" w:cs="Segoe UI"/>
          <w:color w:val="161616"/>
          <w:sz w:val="24"/>
          <w:szCs w:val="24"/>
          <w:lang w:eastAsia="en-IN"/>
        </w:rPr>
      </w:pPr>
      <w:r w:rsidRPr="002D1C20">
        <w:rPr>
          <w:rFonts w:ascii="Segoe UI" w:eastAsia="Times New Roman" w:hAnsi="Segoe UI" w:cs="Segoe UI"/>
          <w:color w:val="161616"/>
          <w:sz w:val="24"/>
          <w:szCs w:val="24"/>
          <w:lang w:eastAsia="en-IN"/>
        </w:rPr>
        <w:t>You can't use </w:t>
      </w:r>
      <w:r w:rsidRPr="002D1C20">
        <w:rPr>
          <w:rFonts w:ascii="Consolas" w:eastAsia="Times New Roman" w:hAnsi="Consolas" w:cs="Courier New"/>
          <w:color w:val="161616"/>
          <w:sz w:val="20"/>
          <w:szCs w:val="20"/>
          <w:lang w:eastAsia="en-IN"/>
        </w:rPr>
        <w:t>IDENTITY</w:t>
      </w:r>
      <w:r w:rsidRPr="002D1C20">
        <w:rPr>
          <w:rFonts w:ascii="Segoe UI" w:eastAsia="Times New Roman" w:hAnsi="Segoe UI" w:cs="Segoe UI"/>
          <w:color w:val="161616"/>
          <w:sz w:val="24"/>
          <w:szCs w:val="24"/>
          <w:lang w:eastAsia="en-IN"/>
        </w:rPr>
        <w:t> to generate a unique integer value for the surrogate key when using a CTAS statement, so this example uses the </w:t>
      </w:r>
      <w:r w:rsidRPr="002D1C20">
        <w:rPr>
          <w:rFonts w:ascii="Consolas" w:eastAsia="Times New Roman" w:hAnsi="Consolas" w:cs="Courier New"/>
          <w:color w:val="161616"/>
          <w:sz w:val="20"/>
          <w:szCs w:val="20"/>
          <w:lang w:eastAsia="en-IN"/>
        </w:rPr>
        <w:t>ROW_NUMBER</w:t>
      </w:r>
      <w:r w:rsidRPr="002D1C20">
        <w:rPr>
          <w:rFonts w:ascii="Segoe UI" w:eastAsia="Times New Roman" w:hAnsi="Segoe UI" w:cs="Segoe UI"/>
          <w:color w:val="161616"/>
          <w:sz w:val="24"/>
          <w:szCs w:val="24"/>
          <w:lang w:eastAsia="en-IN"/>
        </w:rPr>
        <w:t> function to generate an incrementing row number for each row in the results ordered by the </w:t>
      </w:r>
      <w:proofErr w:type="spellStart"/>
      <w:r w:rsidRPr="002D1C20">
        <w:rPr>
          <w:rFonts w:ascii="Segoe UI" w:eastAsia="Times New Roman" w:hAnsi="Segoe UI" w:cs="Segoe UI"/>
          <w:b/>
          <w:bCs/>
          <w:color w:val="161616"/>
          <w:sz w:val="24"/>
          <w:szCs w:val="24"/>
          <w:lang w:eastAsia="en-IN"/>
        </w:rPr>
        <w:t>ProductID</w:t>
      </w:r>
      <w:proofErr w:type="spellEnd"/>
      <w:r w:rsidRPr="002D1C20">
        <w:rPr>
          <w:rFonts w:ascii="Segoe UI" w:eastAsia="Times New Roman" w:hAnsi="Segoe UI" w:cs="Segoe UI"/>
          <w:color w:val="161616"/>
          <w:sz w:val="24"/>
          <w:szCs w:val="24"/>
          <w:lang w:eastAsia="en-IN"/>
        </w:rPr>
        <w:t> business key in the staged data.</w:t>
      </w:r>
    </w:p>
    <w:tbl>
      <w:tblPr>
        <w:tblStyle w:val="TableGrid"/>
        <w:tblW w:w="0" w:type="auto"/>
        <w:tblLook w:val="04A0" w:firstRow="1" w:lastRow="0" w:firstColumn="1" w:lastColumn="0" w:noHBand="0" w:noVBand="1"/>
      </w:tblPr>
      <w:tblGrid>
        <w:gridCol w:w="3250"/>
        <w:gridCol w:w="5766"/>
      </w:tblGrid>
      <w:tr w:rsidR="00813D05" w14:paraId="7E72A12E" w14:textId="77777777" w:rsidTr="008C5CCF">
        <w:tc>
          <w:tcPr>
            <w:tcW w:w="3250" w:type="dxa"/>
          </w:tcPr>
          <w:p w14:paraId="7571DB9A" w14:textId="77777777" w:rsidR="00813D05" w:rsidRDefault="00813D05" w:rsidP="00813D05">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You can also load a combination of new and updated data into a dimension table by using a CREATE TABLE AS (CTAS) statement to create a new table that UNIONs the existing rows from the dimension table with the new and updated records from the staging table. After creating the new table, you can delete or rename the current dimension table, and rename the new table to replace it.</w:t>
            </w:r>
          </w:p>
          <w:p w14:paraId="6311DBD5" w14:textId="77777777" w:rsidR="00813D05" w:rsidRDefault="00813D05" w:rsidP="00D36945">
            <w:pPr>
              <w:pStyle w:val="NormalWeb"/>
              <w:rPr>
                <w:rFonts w:ascii="Segoe UI" w:hAnsi="Segoe UI" w:cs="Segoe UI"/>
                <w:color w:val="161616"/>
                <w:shd w:val="clear" w:color="auto" w:fill="FFFFFF"/>
              </w:rPr>
            </w:pPr>
          </w:p>
        </w:tc>
        <w:tc>
          <w:tcPr>
            <w:tcW w:w="5766" w:type="dxa"/>
          </w:tcPr>
          <w:p w14:paraId="3F2B629B" w14:textId="34E418BF" w:rsidR="00813D05" w:rsidRDefault="00813D05" w:rsidP="00D36945">
            <w:pPr>
              <w:pStyle w:val="NormalWeb"/>
              <w:rPr>
                <w:rFonts w:ascii="Segoe UI" w:hAnsi="Segoe UI" w:cs="Segoe UI"/>
                <w:color w:val="161616"/>
                <w:shd w:val="clear" w:color="auto" w:fill="FFFFFF"/>
              </w:rPr>
            </w:pPr>
            <w:r w:rsidRPr="00813D05">
              <w:rPr>
                <w:rFonts w:ascii="Segoe UI" w:hAnsi="Segoe UI" w:cs="Segoe UI"/>
                <w:color w:val="161616"/>
              </w:rPr>
              <w:drawing>
                <wp:inline distT="0" distB="0" distL="0" distR="0" wp14:anchorId="2D962E88" wp14:editId="292F3A5D">
                  <wp:extent cx="352425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434" cy="4191219"/>
                          </a:xfrm>
                          <a:prstGeom prst="rect">
                            <a:avLst/>
                          </a:prstGeom>
                        </pic:spPr>
                      </pic:pic>
                    </a:graphicData>
                  </a:graphic>
                </wp:inline>
              </w:drawing>
            </w:r>
          </w:p>
        </w:tc>
      </w:tr>
    </w:tbl>
    <w:p w14:paraId="39E3B7DD" w14:textId="77777777" w:rsidR="008C5CCF" w:rsidRDefault="008C5CCF" w:rsidP="008C5CCF">
      <w:pPr>
        <w:pStyle w:val="NormalWeb"/>
        <w:shd w:val="clear" w:color="auto" w:fill="FFFFFF"/>
        <w:rPr>
          <w:rFonts w:ascii="Segoe UI" w:hAnsi="Segoe UI" w:cs="Segoe UI"/>
          <w:color w:val="161616"/>
        </w:rPr>
      </w:pPr>
      <w:r>
        <w:rPr>
          <w:rFonts w:ascii="Segoe UI" w:hAnsi="Segoe UI" w:cs="Segoe UI"/>
          <w:color w:val="161616"/>
        </w:rPr>
        <w:lastRenderedPageBreak/>
        <w:t>While this technique is effective in merging new and existing dimension data, lack of support for IDENTITY columns means that it's difficult to generate a surrogate key.</w:t>
      </w:r>
    </w:p>
    <w:p w14:paraId="701171EC" w14:textId="77777777" w:rsidR="008C5CCF" w:rsidRDefault="008C5CCF" w:rsidP="008C5CCF">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684C665D" w14:textId="77777777" w:rsidR="008C5CCF" w:rsidRDefault="008C5CCF" w:rsidP="008C5CCF">
      <w:pPr>
        <w:pStyle w:val="NormalWeb"/>
        <w:rPr>
          <w:rFonts w:ascii="Segoe UI" w:hAnsi="Segoe UI" w:cs="Segoe UI"/>
          <w:color w:val="161616"/>
        </w:rPr>
      </w:pPr>
      <w:r>
        <w:rPr>
          <w:rFonts w:ascii="Segoe UI" w:hAnsi="Segoe UI" w:cs="Segoe UI"/>
          <w:color w:val="161616"/>
        </w:rPr>
        <w:t>For more information, see </w:t>
      </w:r>
      <w:hyperlink r:id="rId43" w:tgtFrame="az-portal" w:history="1">
        <w:r>
          <w:rPr>
            <w:rStyle w:val="Hyperlink"/>
            <w:rFonts w:ascii="Segoe UI" w:hAnsi="Segoe UI" w:cs="Segoe UI"/>
            <w:b/>
            <w:bCs/>
          </w:rPr>
          <w:t>CREATE TABLE AS SELECT (CTAS)</w:t>
        </w:r>
      </w:hyperlink>
      <w:r>
        <w:rPr>
          <w:rFonts w:ascii="Segoe UI" w:hAnsi="Segoe UI" w:cs="Segoe UI"/>
          <w:color w:val="161616"/>
        </w:rPr>
        <w:t> in the Azure Synapse Analytics documentation.</w:t>
      </w:r>
    </w:p>
    <w:p w14:paraId="55FFF2E6" w14:textId="77777777" w:rsidR="008C5CCF" w:rsidRPr="00C06A32" w:rsidRDefault="008C5CCF" w:rsidP="008C5CCF">
      <w:pPr>
        <w:pStyle w:val="Heading2"/>
        <w:shd w:val="clear" w:color="auto" w:fill="FFFFFF"/>
        <w:spacing w:before="480" w:after="180"/>
        <w:rPr>
          <w:rFonts w:ascii="Segoe UI" w:hAnsi="Segoe UI" w:cs="Segoe UI"/>
          <w:b/>
          <w:bCs/>
          <w:color w:val="161616"/>
        </w:rPr>
      </w:pPr>
      <w:r w:rsidRPr="00C06A32">
        <w:rPr>
          <w:rFonts w:ascii="Segoe UI" w:hAnsi="Segoe UI" w:cs="Segoe UI"/>
          <w:b/>
          <w:bCs/>
          <w:color w:val="161616"/>
        </w:rPr>
        <w:t>Using an INSERT statement</w:t>
      </w:r>
    </w:p>
    <w:tbl>
      <w:tblPr>
        <w:tblStyle w:val="TableGrid"/>
        <w:tblW w:w="0" w:type="auto"/>
        <w:tblLook w:val="04A0" w:firstRow="1" w:lastRow="0" w:firstColumn="1" w:lastColumn="0" w:noHBand="0" w:noVBand="1"/>
      </w:tblPr>
      <w:tblGrid>
        <w:gridCol w:w="4508"/>
        <w:gridCol w:w="4508"/>
      </w:tblGrid>
      <w:tr w:rsidR="00C06A32" w14:paraId="26BE178E" w14:textId="77777777" w:rsidTr="00C06A32">
        <w:tc>
          <w:tcPr>
            <w:tcW w:w="4508" w:type="dxa"/>
          </w:tcPr>
          <w:p w14:paraId="424AEF32" w14:textId="4B2DBB0F" w:rsidR="00C06A32" w:rsidRDefault="00C06A32" w:rsidP="008C5CCF">
            <w:pPr>
              <w:pStyle w:val="NormalWeb"/>
              <w:rPr>
                <w:rFonts w:ascii="Segoe UI" w:hAnsi="Segoe UI" w:cs="Segoe UI"/>
                <w:color w:val="161616"/>
              </w:rPr>
            </w:pPr>
            <w:r>
              <w:rPr>
                <w:rFonts w:ascii="Segoe UI" w:hAnsi="Segoe UI" w:cs="Segoe UI"/>
                <w:color w:val="161616"/>
              </w:rPr>
              <w:t>When you need to load staged data into an existing dimension table, you can use an </w:t>
            </w:r>
            <w:r>
              <w:rPr>
                <w:rStyle w:val="HTMLCode"/>
                <w:rFonts w:ascii="Consolas" w:hAnsi="Consolas"/>
                <w:color w:val="161616"/>
              </w:rPr>
              <w:t>INSERT</w:t>
            </w:r>
            <w:r>
              <w:rPr>
                <w:rFonts w:ascii="Segoe UI" w:hAnsi="Segoe UI" w:cs="Segoe UI"/>
                <w:color w:val="161616"/>
              </w:rPr>
              <w:t> statement. This approach works if the staged data contains only records for new dimension entities (not updates to existing entities). This approach is much less complicated than the technique in the last section, which required a </w:t>
            </w:r>
            <w:r>
              <w:rPr>
                <w:rStyle w:val="HTMLCode"/>
                <w:rFonts w:ascii="Consolas" w:hAnsi="Consolas"/>
                <w:color w:val="161616"/>
              </w:rPr>
              <w:t>UNION ALL</w:t>
            </w:r>
            <w:r>
              <w:rPr>
                <w:rFonts w:ascii="Segoe UI" w:hAnsi="Segoe UI" w:cs="Segoe UI"/>
                <w:color w:val="161616"/>
              </w:rPr>
              <w:t> and then renaming table objects.</w:t>
            </w:r>
          </w:p>
        </w:tc>
        <w:tc>
          <w:tcPr>
            <w:tcW w:w="4508" w:type="dxa"/>
          </w:tcPr>
          <w:p w14:paraId="4FC72AB4" w14:textId="76ACC8B5" w:rsidR="00C06A32" w:rsidRDefault="00C06A32" w:rsidP="008C5CCF">
            <w:pPr>
              <w:pStyle w:val="NormalWeb"/>
              <w:rPr>
                <w:rFonts w:ascii="Segoe UI" w:hAnsi="Segoe UI" w:cs="Segoe UI"/>
                <w:color w:val="161616"/>
              </w:rPr>
            </w:pPr>
            <w:r w:rsidRPr="00C06A32">
              <w:rPr>
                <w:rFonts w:ascii="Segoe UI" w:hAnsi="Segoe UI" w:cs="Segoe UI"/>
                <w:color w:val="161616"/>
                <w:shd w:val="clear" w:color="auto" w:fill="FFFFFF"/>
              </w:rPr>
              <w:drawing>
                <wp:inline distT="0" distB="0" distL="0" distR="0" wp14:anchorId="5D9CC63B" wp14:editId="626DB6A6">
                  <wp:extent cx="2273417" cy="180349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3417" cy="1803493"/>
                          </a:xfrm>
                          <a:prstGeom prst="rect">
                            <a:avLst/>
                          </a:prstGeom>
                        </pic:spPr>
                      </pic:pic>
                    </a:graphicData>
                  </a:graphic>
                </wp:inline>
              </w:drawing>
            </w:r>
          </w:p>
        </w:tc>
      </w:tr>
    </w:tbl>
    <w:p w14:paraId="0D9D4336" w14:textId="77777777" w:rsidR="00DD777B" w:rsidRPr="00DD777B" w:rsidRDefault="00DD777B" w:rsidP="00DD777B">
      <w:pPr>
        <w:spacing w:after="0" w:line="240" w:lineRule="auto"/>
        <w:rPr>
          <w:rFonts w:ascii="Segoe UI" w:eastAsia="Times New Roman" w:hAnsi="Segoe UI" w:cs="Segoe UI"/>
          <w:b/>
          <w:bCs/>
          <w:sz w:val="24"/>
          <w:szCs w:val="24"/>
          <w:lang w:eastAsia="en-IN"/>
        </w:rPr>
      </w:pPr>
      <w:r w:rsidRPr="00DD777B">
        <w:rPr>
          <w:rFonts w:ascii="Segoe UI" w:eastAsia="Times New Roman" w:hAnsi="Segoe UI" w:cs="Segoe UI"/>
          <w:b/>
          <w:bCs/>
          <w:sz w:val="24"/>
          <w:szCs w:val="24"/>
          <w:lang w:eastAsia="en-IN"/>
        </w:rPr>
        <w:t>Note</w:t>
      </w:r>
    </w:p>
    <w:p w14:paraId="652826F6" w14:textId="446EE0BB" w:rsidR="00DD777B" w:rsidRPr="00DD777B" w:rsidRDefault="00DD777B" w:rsidP="00DD777B">
      <w:pPr>
        <w:spacing w:before="100" w:beforeAutospacing="1" w:after="100" w:afterAutospacing="1" w:line="240" w:lineRule="auto"/>
        <w:rPr>
          <w:rFonts w:ascii="Segoe UI" w:eastAsia="Times New Roman" w:hAnsi="Segoe UI" w:cs="Segoe UI"/>
          <w:color w:val="161616"/>
          <w:sz w:val="24"/>
          <w:szCs w:val="24"/>
          <w:lang w:eastAsia="en-IN"/>
        </w:rPr>
      </w:pPr>
      <w:r w:rsidRPr="00DD777B">
        <w:rPr>
          <w:rFonts w:ascii="Segoe UI" w:eastAsia="Times New Roman" w:hAnsi="Segoe UI" w:cs="Segoe UI"/>
          <w:color w:val="161616"/>
          <w:sz w:val="24"/>
          <w:szCs w:val="24"/>
          <w:lang w:eastAsia="en-IN"/>
        </w:rPr>
        <w:t>Assuming the </w:t>
      </w:r>
      <w:proofErr w:type="spellStart"/>
      <w:r w:rsidRPr="00DD777B">
        <w:rPr>
          <w:rFonts w:ascii="Segoe UI" w:eastAsia="Times New Roman" w:hAnsi="Segoe UI" w:cs="Segoe UI"/>
          <w:b/>
          <w:bCs/>
          <w:color w:val="161616"/>
          <w:sz w:val="24"/>
          <w:szCs w:val="24"/>
          <w:lang w:eastAsia="en-IN"/>
        </w:rPr>
        <w:t>DimCustomer</w:t>
      </w:r>
      <w:proofErr w:type="spellEnd"/>
      <w:r w:rsidRPr="00DD777B">
        <w:rPr>
          <w:rFonts w:ascii="Segoe UI" w:eastAsia="Times New Roman" w:hAnsi="Segoe UI" w:cs="Segoe UI"/>
          <w:color w:val="161616"/>
          <w:sz w:val="24"/>
          <w:szCs w:val="24"/>
          <w:lang w:eastAsia="en-IN"/>
        </w:rPr>
        <w:t xml:space="preserve"> dimension table is defined with </w:t>
      </w:r>
      <w:r>
        <w:rPr>
          <w:rFonts w:ascii="Segoe UI" w:eastAsia="Times New Roman" w:hAnsi="Segoe UI" w:cs="Segoe UI"/>
          <w:color w:val="161616"/>
          <w:sz w:val="24"/>
          <w:szCs w:val="24"/>
          <w:lang w:eastAsia="en-IN"/>
        </w:rPr>
        <w:t>a</w:t>
      </w:r>
      <w:r w:rsidRPr="00DD777B">
        <w:rPr>
          <w:rFonts w:ascii="Segoe UI" w:eastAsia="Times New Roman" w:hAnsi="Segoe UI" w:cs="Segoe UI"/>
          <w:color w:val="161616"/>
          <w:sz w:val="24"/>
          <w:szCs w:val="24"/>
          <w:lang w:eastAsia="en-IN"/>
        </w:rPr>
        <w:t>n </w:t>
      </w:r>
      <w:r w:rsidRPr="00DD777B">
        <w:rPr>
          <w:rFonts w:ascii="Consolas" w:eastAsia="Times New Roman" w:hAnsi="Consolas" w:cs="Courier New"/>
          <w:color w:val="161616"/>
          <w:sz w:val="20"/>
          <w:szCs w:val="20"/>
          <w:lang w:eastAsia="en-IN"/>
        </w:rPr>
        <w:t>IDENTITY</w:t>
      </w:r>
      <w:r w:rsidRPr="00DD777B">
        <w:rPr>
          <w:rFonts w:ascii="Segoe UI" w:eastAsia="Times New Roman" w:hAnsi="Segoe UI" w:cs="Segoe UI"/>
          <w:color w:val="161616"/>
          <w:sz w:val="24"/>
          <w:szCs w:val="24"/>
          <w:lang w:eastAsia="en-IN"/>
        </w:rPr>
        <w:t> </w:t>
      </w:r>
      <w:proofErr w:type="spellStart"/>
      <w:r w:rsidRPr="00DD777B">
        <w:rPr>
          <w:rFonts w:ascii="Segoe UI" w:eastAsia="Times New Roman" w:hAnsi="Segoe UI" w:cs="Segoe UI"/>
          <w:b/>
          <w:bCs/>
          <w:color w:val="161616"/>
          <w:sz w:val="24"/>
          <w:szCs w:val="24"/>
          <w:lang w:eastAsia="en-IN"/>
        </w:rPr>
        <w:t>CustomerKey</w:t>
      </w:r>
      <w:proofErr w:type="spellEnd"/>
      <w:r w:rsidRPr="00DD777B">
        <w:rPr>
          <w:rFonts w:ascii="Segoe UI" w:eastAsia="Times New Roman" w:hAnsi="Segoe UI" w:cs="Segoe UI"/>
          <w:color w:val="161616"/>
          <w:sz w:val="24"/>
          <w:szCs w:val="24"/>
          <w:lang w:eastAsia="en-IN"/>
        </w:rPr>
        <w:t xml:space="preserve"> column for the surrogate key (as described in the previous unit), the key will be generated </w:t>
      </w:r>
      <w:proofErr w:type="gramStart"/>
      <w:r w:rsidRPr="00DD777B">
        <w:rPr>
          <w:rFonts w:ascii="Segoe UI" w:eastAsia="Times New Roman" w:hAnsi="Segoe UI" w:cs="Segoe UI"/>
          <w:color w:val="161616"/>
          <w:sz w:val="24"/>
          <w:szCs w:val="24"/>
          <w:lang w:eastAsia="en-IN"/>
        </w:rPr>
        <w:t>automatically</w:t>
      </w:r>
      <w:proofErr w:type="gramEnd"/>
      <w:r w:rsidRPr="00DD777B">
        <w:rPr>
          <w:rFonts w:ascii="Segoe UI" w:eastAsia="Times New Roman" w:hAnsi="Segoe UI" w:cs="Segoe UI"/>
          <w:color w:val="161616"/>
          <w:sz w:val="24"/>
          <w:szCs w:val="24"/>
          <w:lang w:eastAsia="en-IN"/>
        </w:rPr>
        <w:t xml:space="preserve"> and the remaining columns will be populated using the values retrieved from the staging table by the </w:t>
      </w:r>
      <w:r w:rsidRPr="00DD777B">
        <w:rPr>
          <w:rFonts w:ascii="Consolas" w:eastAsia="Times New Roman" w:hAnsi="Consolas" w:cs="Courier New"/>
          <w:color w:val="161616"/>
          <w:sz w:val="20"/>
          <w:szCs w:val="20"/>
          <w:lang w:eastAsia="en-IN"/>
        </w:rPr>
        <w:t>SELECT</w:t>
      </w:r>
      <w:r w:rsidRPr="00DD777B">
        <w:rPr>
          <w:rFonts w:ascii="Segoe UI" w:eastAsia="Times New Roman" w:hAnsi="Segoe UI" w:cs="Segoe UI"/>
          <w:color w:val="161616"/>
          <w:sz w:val="24"/>
          <w:szCs w:val="24"/>
          <w:lang w:eastAsia="en-IN"/>
        </w:rPr>
        <w:t> query.</w:t>
      </w:r>
    </w:p>
    <w:p w14:paraId="275E8E3E" w14:textId="77777777" w:rsidR="00453B2F" w:rsidRDefault="00453B2F" w:rsidP="00453B2F">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time dimension tables</w:t>
      </w:r>
    </w:p>
    <w:p w14:paraId="0C5DA134" w14:textId="77777777" w:rsidR="00E60A73" w:rsidRPr="00E60A73" w:rsidRDefault="00E60A73" w:rsidP="00E60A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0A73">
        <w:rPr>
          <w:rFonts w:ascii="Segoe UI" w:eastAsia="Times New Roman" w:hAnsi="Segoe UI" w:cs="Segoe UI"/>
          <w:color w:val="161616"/>
          <w:sz w:val="24"/>
          <w:szCs w:val="24"/>
          <w:lang w:eastAsia="en-IN"/>
        </w:rPr>
        <w:t>Time dimension tables store a record for each time interval based on the </w:t>
      </w:r>
      <w:r w:rsidRPr="00E60A73">
        <w:rPr>
          <w:rFonts w:ascii="Segoe UI" w:eastAsia="Times New Roman" w:hAnsi="Segoe UI" w:cs="Segoe UI"/>
          <w:i/>
          <w:iCs/>
          <w:color w:val="161616"/>
          <w:sz w:val="24"/>
          <w:szCs w:val="24"/>
          <w:lang w:eastAsia="en-IN"/>
        </w:rPr>
        <w:t>grain</w:t>
      </w:r>
      <w:r w:rsidRPr="00E60A73">
        <w:rPr>
          <w:rFonts w:ascii="Segoe UI" w:eastAsia="Times New Roman" w:hAnsi="Segoe UI" w:cs="Segoe UI"/>
          <w:color w:val="161616"/>
          <w:sz w:val="24"/>
          <w:szCs w:val="24"/>
          <w:lang w:eastAsia="en-IN"/>
        </w:rPr>
        <w:t> by which you want to aggregate data over time. For example, a time dimension table at the </w:t>
      </w:r>
      <w:r w:rsidRPr="00E60A73">
        <w:rPr>
          <w:rFonts w:ascii="Segoe UI" w:eastAsia="Times New Roman" w:hAnsi="Segoe UI" w:cs="Segoe UI"/>
          <w:i/>
          <w:iCs/>
          <w:color w:val="161616"/>
          <w:sz w:val="24"/>
          <w:szCs w:val="24"/>
          <w:lang w:eastAsia="en-IN"/>
        </w:rPr>
        <w:t>date</w:t>
      </w:r>
      <w:r w:rsidRPr="00E60A73">
        <w:rPr>
          <w:rFonts w:ascii="Segoe UI" w:eastAsia="Times New Roman" w:hAnsi="Segoe UI" w:cs="Segoe UI"/>
          <w:color w:val="161616"/>
          <w:sz w:val="24"/>
          <w:szCs w:val="24"/>
          <w:lang w:eastAsia="en-IN"/>
        </w:rPr>
        <w:t> grain contains a record for each date between the earliest and latest dates referenced by the data in related fact tables.</w:t>
      </w:r>
    </w:p>
    <w:p w14:paraId="7EFDF2D2" w14:textId="77777777" w:rsidR="00E60A73" w:rsidRPr="00E60A73" w:rsidRDefault="00E60A73" w:rsidP="00E60A73">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E60A73">
        <w:rPr>
          <w:rFonts w:ascii="Segoe UI" w:eastAsia="Times New Roman" w:hAnsi="Segoe UI" w:cs="Segoe UI"/>
          <w:color w:val="161616"/>
          <w:sz w:val="24"/>
          <w:szCs w:val="24"/>
          <w:lang w:eastAsia="en-IN"/>
        </w:rPr>
        <w:t>The following code example shows how you can generate a sequence of time dimension values based on a </w:t>
      </w:r>
      <w:r w:rsidRPr="00E60A73">
        <w:rPr>
          <w:rFonts w:ascii="Segoe UI" w:eastAsia="Times New Roman" w:hAnsi="Segoe UI" w:cs="Segoe UI"/>
          <w:i/>
          <w:iCs/>
          <w:color w:val="161616"/>
          <w:sz w:val="24"/>
          <w:szCs w:val="24"/>
          <w:lang w:eastAsia="en-IN"/>
        </w:rPr>
        <w:t>date</w:t>
      </w:r>
      <w:r w:rsidRPr="00E60A73">
        <w:rPr>
          <w:rFonts w:ascii="Segoe UI" w:eastAsia="Times New Roman" w:hAnsi="Segoe UI" w:cs="Segoe UI"/>
          <w:color w:val="161616"/>
          <w:sz w:val="24"/>
          <w:szCs w:val="24"/>
          <w:lang w:eastAsia="en-IN"/>
        </w:rPr>
        <w:t> grain.</w:t>
      </w:r>
    </w:p>
    <w:p w14:paraId="65123FB6" w14:textId="77777777" w:rsidR="00C06A32" w:rsidRDefault="00C06A32" w:rsidP="008C5CCF">
      <w:pPr>
        <w:pStyle w:val="NormalWeb"/>
        <w:shd w:val="clear" w:color="auto" w:fill="FFFFFF"/>
        <w:rPr>
          <w:rFonts w:ascii="Segoe UI" w:hAnsi="Segoe UI" w:cs="Segoe UI"/>
          <w:color w:val="161616"/>
        </w:rPr>
      </w:pPr>
    </w:p>
    <w:p w14:paraId="3F28AA88" w14:textId="1FE55A44" w:rsidR="00813D05" w:rsidRDefault="00813D05" w:rsidP="00D36945">
      <w:pPr>
        <w:pStyle w:val="NormalWeb"/>
        <w:shd w:val="clear" w:color="auto" w:fill="FFFFFF"/>
        <w:rPr>
          <w:rFonts w:ascii="Segoe UI" w:hAnsi="Segoe UI" w:cs="Segoe UI"/>
          <w:color w:val="161616"/>
          <w:shd w:val="clear" w:color="auto" w:fill="FFFFFF"/>
        </w:rPr>
      </w:pPr>
    </w:p>
    <w:p w14:paraId="0A49BEF6" w14:textId="152B302E" w:rsidR="008F473E" w:rsidRDefault="008F473E" w:rsidP="00D36945">
      <w:pPr>
        <w:pStyle w:val="NormalWeb"/>
        <w:shd w:val="clear" w:color="auto" w:fill="FFFFFF"/>
        <w:rPr>
          <w:rFonts w:ascii="Segoe UI" w:hAnsi="Segoe UI" w:cs="Segoe UI"/>
          <w:color w:val="161616"/>
        </w:rPr>
      </w:pPr>
    </w:p>
    <w:p w14:paraId="15942BAB" w14:textId="3840604F" w:rsidR="00D36945" w:rsidRDefault="00F8345E" w:rsidP="004D56F7">
      <w:pPr>
        <w:pStyle w:val="NormalWeb"/>
        <w:shd w:val="clear" w:color="auto" w:fill="FFFFFF"/>
        <w:rPr>
          <w:rFonts w:ascii="Segoe UI" w:hAnsi="Segoe UI" w:cs="Segoe UI"/>
          <w:color w:val="161616"/>
        </w:rPr>
      </w:pPr>
      <w:r w:rsidRPr="00F8345E">
        <w:rPr>
          <w:rFonts w:ascii="Segoe UI" w:hAnsi="Segoe UI" w:cs="Segoe UI"/>
          <w:color w:val="161616"/>
        </w:rPr>
        <w:lastRenderedPageBreak/>
        <w:drawing>
          <wp:inline distT="0" distB="0" distL="0" distR="0" wp14:anchorId="18BB786A" wp14:editId="6B073972">
            <wp:extent cx="4927853" cy="4832598"/>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7853" cy="4832598"/>
                    </a:xfrm>
                    <a:prstGeom prst="rect">
                      <a:avLst/>
                    </a:prstGeom>
                  </pic:spPr>
                </pic:pic>
              </a:graphicData>
            </a:graphic>
          </wp:inline>
        </w:drawing>
      </w:r>
    </w:p>
    <w:p w14:paraId="659A6833" w14:textId="77777777" w:rsidR="00DA10C4" w:rsidRPr="00DA10C4" w:rsidRDefault="00DA10C4" w:rsidP="00DA10C4">
      <w:pPr>
        <w:spacing w:after="0" w:line="240" w:lineRule="auto"/>
        <w:rPr>
          <w:rFonts w:ascii="Segoe UI" w:eastAsia="Times New Roman" w:hAnsi="Segoe UI" w:cs="Segoe UI"/>
          <w:b/>
          <w:bCs/>
          <w:sz w:val="24"/>
          <w:szCs w:val="24"/>
          <w:lang w:eastAsia="en-IN"/>
        </w:rPr>
      </w:pPr>
      <w:r w:rsidRPr="00DA10C4">
        <w:rPr>
          <w:rFonts w:ascii="Segoe UI" w:eastAsia="Times New Roman" w:hAnsi="Segoe UI" w:cs="Segoe UI"/>
          <w:b/>
          <w:bCs/>
          <w:sz w:val="24"/>
          <w:szCs w:val="24"/>
          <w:lang w:eastAsia="en-IN"/>
        </w:rPr>
        <w:t>Tip</w:t>
      </w:r>
    </w:p>
    <w:p w14:paraId="6F9C5799" w14:textId="77777777" w:rsidR="00DA10C4" w:rsidRPr="00DA10C4" w:rsidRDefault="00DA10C4" w:rsidP="00DA10C4">
      <w:pPr>
        <w:spacing w:before="100" w:beforeAutospacing="1" w:after="100" w:afterAutospacing="1" w:line="240" w:lineRule="auto"/>
        <w:rPr>
          <w:rFonts w:ascii="Segoe UI" w:eastAsia="Times New Roman" w:hAnsi="Segoe UI" w:cs="Segoe UI"/>
          <w:color w:val="161616"/>
          <w:sz w:val="24"/>
          <w:szCs w:val="24"/>
          <w:lang w:eastAsia="en-IN"/>
        </w:rPr>
      </w:pPr>
      <w:r w:rsidRPr="00DA10C4">
        <w:rPr>
          <w:rFonts w:ascii="Segoe UI" w:eastAsia="Times New Roman" w:hAnsi="Segoe UI" w:cs="Segoe UI"/>
          <w:color w:val="161616"/>
          <w:sz w:val="24"/>
          <w:szCs w:val="24"/>
          <w:lang w:eastAsia="en-IN"/>
        </w:rPr>
        <w:t>Scripting this in SQL may be time-consuming in a dedicated SQL pool – it may be more efficient to prepare the data in Microsoft Excel or an external script and import it using the COPY statement.</w:t>
      </w:r>
    </w:p>
    <w:p w14:paraId="4E83FD14" w14:textId="0799A829" w:rsidR="00F8345E" w:rsidRDefault="00DA10C4" w:rsidP="004D56F7">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As the data warehouse is populated in the future with new fact data, you periodically need to extend the range of dates related time dimension tables.</w:t>
      </w:r>
    </w:p>
    <w:p w14:paraId="5F8301F7" w14:textId="77777777" w:rsidR="00DA10C4" w:rsidRDefault="00DA10C4" w:rsidP="004D56F7">
      <w:pPr>
        <w:pStyle w:val="NormalWeb"/>
        <w:shd w:val="clear" w:color="auto" w:fill="FFFFFF"/>
        <w:rPr>
          <w:rFonts w:ascii="Segoe UI" w:hAnsi="Segoe UI" w:cs="Segoe UI"/>
          <w:color w:val="161616"/>
          <w:shd w:val="clear" w:color="auto" w:fill="FFFFFF"/>
        </w:rPr>
      </w:pPr>
    </w:p>
    <w:p w14:paraId="1CE32934" w14:textId="77777777" w:rsidR="00D42B2D" w:rsidRDefault="00D42B2D" w:rsidP="00D42B2D">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slowly changing dimensions</w:t>
      </w:r>
    </w:p>
    <w:p w14:paraId="56ED5C68" w14:textId="77777777" w:rsidR="00D42B2D" w:rsidRDefault="00D42B2D" w:rsidP="00D42B2D">
      <w:pPr>
        <w:pStyle w:val="NormalWeb"/>
        <w:shd w:val="clear" w:color="auto" w:fill="FFFFFF"/>
        <w:rPr>
          <w:rFonts w:ascii="Segoe UI" w:hAnsi="Segoe UI" w:cs="Segoe UI"/>
          <w:color w:val="161616"/>
        </w:rPr>
      </w:pPr>
      <w:r>
        <w:rPr>
          <w:rFonts w:ascii="Segoe UI" w:hAnsi="Segoe UI" w:cs="Segoe UI"/>
          <w:color w:val="161616"/>
        </w:rPr>
        <w:t>In most relational data warehouses, you need to handle updates to dimension data and support what are commonly referred to as </w:t>
      </w:r>
      <w:r>
        <w:rPr>
          <w:rStyle w:val="Emphasis"/>
          <w:rFonts w:ascii="Segoe UI" w:eastAsiaTheme="majorEastAsia" w:hAnsi="Segoe UI" w:cs="Segoe UI"/>
          <w:color w:val="161616"/>
        </w:rPr>
        <w:t>slowly changing dimensions</w:t>
      </w:r>
      <w:r>
        <w:rPr>
          <w:rFonts w:ascii="Segoe UI" w:hAnsi="Segoe UI" w:cs="Segoe UI"/>
          <w:color w:val="161616"/>
        </w:rPr>
        <w:t> (SCDs).</w:t>
      </w:r>
    </w:p>
    <w:p w14:paraId="6AFEF565" w14:textId="77777777" w:rsidR="00D42B2D" w:rsidRDefault="00D42B2D" w:rsidP="00D42B2D">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Types of slowly changing dimension</w:t>
      </w:r>
    </w:p>
    <w:p w14:paraId="521907F2" w14:textId="77777777" w:rsidR="00D42B2D" w:rsidRDefault="00D42B2D" w:rsidP="00D42B2D">
      <w:pPr>
        <w:pStyle w:val="NormalWeb"/>
        <w:shd w:val="clear" w:color="auto" w:fill="FFFFFF"/>
        <w:rPr>
          <w:rFonts w:ascii="Segoe UI" w:hAnsi="Segoe UI" w:cs="Segoe UI"/>
          <w:color w:val="161616"/>
        </w:rPr>
      </w:pPr>
      <w:r>
        <w:rPr>
          <w:rFonts w:ascii="Segoe UI" w:hAnsi="Segoe UI" w:cs="Segoe UI"/>
          <w:color w:val="161616"/>
        </w:rPr>
        <w:t>There are multiple kinds of slowly changing dimension, of which three are commonly implemented:</w:t>
      </w:r>
    </w:p>
    <w:p w14:paraId="160F3426" w14:textId="77777777" w:rsidR="00FD0BA9" w:rsidRPr="00FD0BA9" w:rsidRDefault="00FD0BA9" w:rsidP="00FD0BA9">
      <w:pPr>
        <w:pStyle w:val="Heading3"/>
        <w:shd w:val="clear" w:color="auto" w:fill="FFFFFF"/>
        <w:spacing w:before="450" w:after="270"/>
        <w:rPr>
          <w:rFonts w:ascii="Segoe UI" w:hAnsi="Segoe UI" w:cs="Segoe UI"/>
          <w:b/>
          <w:bCs/>
          <w:color w:val="161616"/>
        </w:rPr>
      </w:pPr>
      <w:r w:rsidRPr="00FD0BA9">
        <w:rPr>
          <w:rFonts w:ascii="Segoe UI" w:hAnsi="Segoe UI" w:cs="Segoe UI"/>
          <w:b/>
          <w:bCs/>
          <w:color w:val="161616"/>
        </w:rPr>
        <w:t>Type 0</w:t>
      </w:r>
    </w:p>
    <w:p w14:paraId="6050420C" w14:textId="77777777" w:rsidR="00FD0BA9" w:rsidRDefault="00FD0BA9" w:rsidP="00FD0BA9">
      <w:pPr>
        <w:pStyle w:val="NormalWeb"/>
        <w:shd w:val="clear" w:color="auto" w:fill="FFFFFF"/>
        <w:rPr>
          <w:rFonts w:ascii="Segoe UI" w:hAnsi="Segoe UI" w:cs="Segoe UI"/>
          <w:color w:val="161616"/>
        </w:rPr>
      </w:pPr>
      <w:r>
        <w:rPr>
          <w:rStyle w:val="Emphasis"/>
          <w:rFonts w:ascii="Segoe UI" w:eastAsiaTheme="majorEastAsia" w:hAnsi="Segoe UI" w:cs="Segoe UI"/>
          <w:color w:val="161616"/>
        </w:rPr>
        <w:t xml:space="preserve">Type </w:t>
      </w:r>
      <w:proofErr w:type="gramStart"/>
      <w:r>
        <w:rPr>
          <w:rStyle w:val="Emphasis"/>
          <w:rFonts w:ascii="Segoe UI" w:eastAsiaTheme="majorEastAsia" w:hAnsi="Segoe UI" w:cs="Segoe UI"/>
          <w:color w:val="161616"/>
        </w:rPr>
        <w:t>0</w:t>
      </w:r>
      <w:r>
        <w:rPr>
          <w:rFonts w:ascii="Segoe UI" w:hAnsi="Segoe UI" w:cs="Segoe UI"/>
          <w:color w:val="161616"/>
        </w:rPr>
        <w:t> dimension</w:t>
      </w:r>
      <w:proofErr w:type="gramEnd"/>
      <w:r>
        <w:rPr>
          <w:rFonts w:ascii="Segoe UI" w:hAnsi="Segoe UI" w:cs="Segoe UI"/>
          <w:color w:val="161616"/>
        </w:rPr>
        <w:t xml:space="preserve"> data can't be changed. Any attempted changes fail.</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459"/>
        <w:gridCol w:w="1578"/>
        <w:gridCol w:w="1662"/>
        <w:gridCol w:w="1102"/>
      </w:tblGrid>
      <w:tr w:rsidR="00FD0BA9" w14:paraId="176AD220" w14:textId="77777777" w:rsidTr="00FD0BA9">
        <w:trPr>
          <w:trHeight w:val="319"/>
          <w:tblHeader/>
        </w:trPr>
        <w:tc>
          <w:tcPr>
            <w:tcW w:w="0" w:type="auto"/>
            <w:hideMark/>
          </w:tcPr>
          <w:p w14:paraId="0202BD50" w14:textId="77777777" w:rsidR="00FD0BA9" w:rsidRDefault="00FD0BA9">
            <w:pPr>
              <w:rPr>
                <w:rFonts w:ascii="Times New Roman" w:hAnsi="Times New Roman" w:cs="Times New Roman"/>
                <w:b/>
                <w:bCs/>
              </w:rPr>
            </w:pPr>
            <w:proofErr w:type="spellStart"/>
            <w:r>
              <w:rPr>
                <w:b/>
                <w:bCs/>
              </w:rPr>
              <w:t>DateKey</w:t>
            </w:r>
            <w:proofErr w:type="spellEnd"/>
          </w:p>
        </w:tc>
        <w:tc>
          <w:tcPr>
            <w:tcW w:w="0" w:type="auto"/>
            <w:hideMark/>
          </w:tcPr>
          <w:p w14:paraId="3E2553EB" w14:textId="77777777" w:rsidR="00FD0BA9" w:rsidRDefault="00FD0BA9">
            <w:pPr>
              <w:rPr>
                <w:b/>
                <w:bCs/>
              </w:rPr>
            </w:pPr>
            <w:proofErr w:type="spellStart"/>
            <w:r>
              <w:rPr>
                <w:b/>
                <w:bCs/>
              </w:rPr>
              <w:t>DateAltKey</w:t>
            </w:r>
            <w:proofErr w:type="spellEnd"/>
          </w:p>
        </w:tc>
        <w:tc>
          <w:tcPr>
            <w:tcW w:w="0" w:type="auto"/>
            <w:hideMark/>
          </w:tcPr>
          <w:p w14:paraId="39113E82" w14:textId="77777777" w:rsidR="00FD0BA9" w:rsidRDefault="00FD0BA9">
            <w:pPr>
              <w:rPr>
                <w:b/>
                <w:bCs/>
              </w:rPr>
            </w:pPr>
            <w:r>
              <w:rPr>
                <w:b/>
                <w:bCs/>
              </w:rPr>
              <w:t>Day</w:t>
            </w:r>
          </w:p>
        </w:tc>
        <w:tc>
          <w:tcPr>
            <w:tcW w:w="0" w:type="auto"/>
            <w:hideMark/>
          </w:tcPr>
          <w:p w14:paraId="6597CD6D" w14:textId="77777777" w:rsidR="00FD0BA9" w:rsidRDefault="00FD0BA9">
            <w:pPr>
              <w:rPr>
                <w:b/>
                <w:bCs/>
              </w:rPr>
            </w:pPr>
            <w:r>
              <w:rPr>
                <w:b/>
                <w:bCs/>
              </w:rPr>
              <w:t>Month</w:t>
            </w:r>
          </w:p>
        </w:tc>
        <w:tc>
          <w:tcPr>
            <w:tcW w:w="0" w:type="auto"/>
            <w:hideMark/>
          </w:tcPr>
          <w:p w14:paraId="0BB0C463" w14:textId="77777777" w:rsidR="00FD0BA9" w:rsidRDefault="00FD0BA9">
            <w:pPr>
              <w:rPr>
                <w:b/>
                <w:bCs/>
              </w:rPr>
            </w:pPr>
            <w:r>
              <w:rPr>
                <w:b/>
                <w:bCs/>
              </w:rPr>
              <w:t>Year</w:t>
            </w:r>
          </w:p>
        </w:tc>
      </w:tr>
      <w:tr w:rsidR="00FD0BA9" w14:paraId="4AD23D01" w14:textId="77777777" w:rsidTr="00FD0BA9">
        <w:trPr>
          <w:trHeight w:val="319"/>
        </w:trPr>
        <w:tc>
          <w:tcPr>
            <w:tcW w:w="0" w:type="auto"/>
            <w:hideMark/>
          </w:tcPr>
          <w:p w14:paraId="780BC607" w14:textId="77777777" w:rsidR="00FD0BA9" w:rsidRDefault="00FD0BA9">
            <w:r>
              <w:t>20230101</w:t>
            </w:r>
          </w:p>
        </w:tc>
        <w:tc>
          <w:tcPr>
            <w:tcW w:w="0" w:type="auto"/>
            <w:hideMark/>
          </w:tcPr>
          <w:p w14:paraId="76B8E16B" w14:textId="77777777" w:rsidR="00FD0BA9" w:rsidRDefault="00FD0BA9">
            <w:r>
              <w:t>01-01-2023</w:t>
            </w:r>
          </w:p>
        </w:tc>
        <w:tc>
          <w:tcPr>
            <w:tcW w:w="0" w:type="auto"/>
            <w:hideMark/>
          </w:tcPr>
          <w:p w14:paraId="2DACAED9" w14:textId="77777777" w:rsidR="00FD0BA9" w:rsidRDefault="00FD0BA9">
            <w:r>
              <w:t>Sunday</w:t>
            </w:r>
          </w:p>
        </w:tc>
        <w:tc>
          <w:tcPr>
            <w:tcW w:w="0" w:type="auto"/>
            <w:hideMark/>
          </w:tcPr>
          <w:p w14:paraId="54BC80BD" w14:textId="77777777" w:rsidR="00FD0BA9" w:rsidRDefault="00FD0BA9">
            <w:r>
              <w:t>January</w:t>
            </w:r>
          </w:p>
        </w:tc>
        <w:tc>
          <w:tcPr>
            <w:tcW w:w="0" w:type="auto"/>
            <w:hideMark/>
          </w:tcPr>
          <w:p w14:paraId="5EA3BE8E" w14:textId="77777777" w:rsidR="00FD0BA9" w:rsidRDefault="00FD0BA9">
            <w:r>
              <w:t>2023</w:t>
            </w:r>
          </w:p>
        </w:tc>
      </w:tr>
    </w:tbl>
    <w:p w14:paraId="7E7B2D05" w14:textId="77777777" w:rsidR="00FD0BA9" w:rsidRPr="00FD0BA9" w:rsidRDefault="00FD0BA9" w:rsidP="00FD0BA9">
      <w:pPr>
        <w:pStyle w:val="Heading3"/>
        <w:shd w:val="clear" w:color="auto" w:fill="FFFFFF"/>
        <w:spacing w:before="450" w:after="270"/>
        <w:rPr>
          <w:rFonts w:ascii="Segoe UI" w:hAnsi="Segoe UI" w:cs="Segoe UI"/>
          <w:b/>
          <w:bCs/>
          <w:color w:val="161616"/>
        </w:rPr>
      </w:pPr>
      <w:r w:rsidRPr="00FD0BA9">
        <w:rPr>
          <w:rFonts w:ascii="Segoe UI" w:hAnsi="Segoe UI" w:cs="Segoe UI"/>
          <w:b/>
          <w:bCs/>
          <w:color w:val="161616"/>
        </w:rPr>
        <w:t>Type 1</w:t>
      </w:r>
    </w:p>
    <w:p w14:paraId="567B1AF7" w14:textId="77777777" w:rsidR="00FD0BA9" w:rsidRDefault="00FD0BA9" w:rsidP="00FD0BA9">
      <w:pPr>
        <w:pStyle w:val="NormalWeb"/>
        <w:shd w:val="clear" w:color="auto" w:fill="FFFFFF"/>
        <w:rPr>
          <w:rFonts w:ascii="Segoe UI" w:hAnsi="Segoe UI" w:cs="Segoe UI"/>
          <w:color w:val="161616"/>
        </w:rPr>
      </w:pPr>
      <w:r>
        <w:rPr>
          <w:rFonts w:ascii="Segoe UI" w:hAnsi="Segoe UI" w:cs="Segoe UI"/>
          <w:color w:val="161616"/>
        </w:rPr>
        <w:t>In </w:t>
      </w:r>
      <w:r>
        <w:rPr>
          <w:rStyle w:val="Emphasis"/>
          <w:rFonts w:ascii="Segoe UI" w:eastAsiaTheme="majorEastAsia" w:hAnsi="Segoe UI" w:cs="Segoe UI"/>
          <w:color w:val="161616"/>
        </w:rPr>
        <w:t>type 1</w:t>
      </w:r>
      <w:r>
        <w:rPr>
          <w:rFonts w:ascii="Segoe UI" w:hAnsi="Segoe UI" w:cs="Segoe UI"/>
          <w:color w:val="161616"/>
        </w:rPr>
        <w:t> dimensions, the dimension record is updated in-place. Changes made to an existing dimension row apply to all previously loaded facts related to the dimension.</w:t>
      </w:r>
    </w:p>
    <w:tbl>
      <w:tblPr>
        <w:tblW w:w="7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1649"/>
        <w:gridCol w:w="4916"/>
      </w:tblGrid>
      <w:tr w:rsidR="00FD0BA9" w14:paraId="0CA6EE94" w14:textId="77777777" w:rsidTr="00FD0BA9">
        <w:trPr>
          <w:trHeight w:val="440"/>
          <w:tblHeader/>
        </w:trPr>
        <w:tc>
          <w:tcPr>
            <w:tcW w:w="0" w:type="auto"/>
            <w:hideMark/>
          </w:tcPr>
          <w:p w14:paraId="4BC66333" w14:textId="77777777" w:rsidR="00FD0BA9" w:rsidRDefault="00FD0BA9">
            <w:pPr>
              <w:rPr>
                <w:rFonts w:ascii="Times New Roman" w:hAnsi="Times New Roman" w:cs="Times New Roman"/>
                <w:b/>
                <w:bCs/>
              </w:rPr>
            </w:pPr>
            <w:proofErr w:type="spellStart"/>
            <w:r>
              <w:rPr>
                <w:b/>
                <w:bCs/>
              </w:rPr>
              <w:t>StoreKey</w:t>
            </w:r>
            <w:proofErr w:type="spellEnd"/>
          </w:p>
        </w:tc>
        <w:tc>
          <w:tcPr>
            <w:tcW w:w="0" w:type="auto"/>
            <w:hideMark/>
          </w:tcPr>
          <w:p w14:paraId="14D883D5" w14:textId="77777777" w:rsidR="00FD0BA9" w:rsidRDefault="00FD0BA9">
            <w:pPr>
              <w:rPr>
                <w:b/>
                <w:bCs/>
              </w:rPr>
            </w:pPr>
            <w:proofErr w:type="spellStart"/>
            <w:r>
              <w:rPr>
                <w:b/>
                <w:bCs/>
              </w:rPr>
              <w:t>StoreAltKey</w:t>
            </w:r>
            <w:proofErr w:type="spellEnd"/>
          </w:p>
        </w:tc>
        <w:tc>
          <w:tcPr>
            <w:tcW w:w="0" w:type="auto"/>
            <w:hideMark/>
          </w:tcPr>
          <w:p w14:paraId="51462FDC" w14:textId="77777777" w:rsidR="00FD0BA9" w:rsidRDefault="00FD0BA9">
            <w:pPr>
              <w:rPr>
                <w:b/>
                <w:bCs/>
              </w:rPr>
            </w:pPr>
            <w:proofErr w:type="spellStart"/>
            <w:r>
              <w:rPr>
                <w:b/>
                <w:bCs/>
              </w:rPr>
              <w:t>StoreName</w:t>
            </w:r>
            <w:proofErr w:type="spellEnd"/>
          </w:p>
        </w:tc>
      </w:tr>
      <w:tr w:rsidR="00FD0BA9" w14:paraId="40CDBC3C" w14:textId="77777777" w:rsidTr="00FD0BA9">
        <w:trPr>
          <w:trHeight w:val="440"/>
        </w:trPr>
        <w:tc>
          <w:tcPr>
            <w:tcW w:w="0" w:type="auto"/>
            <w:hideMark/>
          </w:tcPr>
          <w:p w14:paraId="7B1B6D91" w14:textId="77777777" w:rsidR="00FD0BA9" w:rsidRDefault="00FD0BA9">
            <w:r>
              <w:t>123</w:t>
            </w:r>
          </w:p>
        </w:tc>
        <w:tc>
          <w:tcPr>
            <w:tcW w:w="0" w:type="auto"/>
            <w:hideMark/>
          </w:tcPr>
          <w:p w14:paraId="664750A7" w14:textId="77777777" w:rsidR="00FD0BA9" w:rsidRDefault="00FD0BA9">
            <w:r>
              <w:t>EH199J</w:t>
            </w:r>
          </w:p>
        </w:tc>
        <w:tc>
          <w:tcPr>
            <w:tcW w:w="0" w:type="auto"/>
            <w:hideMark/>
          </w:tcPr>
          <w:p w14:paraId="58EE15F8" w14:textId="77777777" w:rsidR="00FD0BA9" w:rsidRDefault="00FD0BA9">
            <w:del w:id="0" w:author="Unknown">
              <w:r>
                <w:delText>High Street Store</w:delText>
              </w:r>
            </w:del>
            <w:r>
              <w:t> Town Central Store</w:t>
            </w:r>
          </w:p>
        </w:tc>
      </w:tr>
    </w:tbl>
    <w:p w14:paraId="2FBB2E47" w14:textId="77777777" w:rsidR="00FD0BA9" w:rsidRPr="00FD0BA9" w:rsidRDefault="00FD0BA9" w:rsidP="00FD0BA9">
      <w:pPr>
        <w:pStyle w:val="Heading3"/>
        <w:shd w:val="clear" w:color="auto" w:fill="FFFFFF"/>
        <w:spacing w:before="450" w:after="270"/>
        <w:rPr>
          <w:rFonts w:ascii="Segoe UI" w:hAnsi="Segoe UI" w:cs="Segoe UI"/>
          <w:b/>
          <w:bCs/>
          <w:color w:val="161616"/>
        </w:rPr>
      </w:pPr>
      <w:r w:rsidRPr="00FD0BA9">
        <w:rPr>
          <w:rFonts w:ascii="Segoe UI" w:hAnsi="Segoe UI" w:cs="Segoe UI"/>
          <w:b/>
          <w:bCs/>
          <w:color w:val="161616"/>
        </w:rPr>
        <w:t>Type 2</w:t>
      </w:r>
    </w:p>
    <w:p w14:paraId="3AEB2386" w14:textId="77777777" w:rsidR="00FD0BA9" w:rsidRDefault="00FD0BA9" w:rsidP="00FD0BA9">
      <w:pPr>
        <w:pStyle w:val="NormalWeb"/>
        <w:shd w:val="clear" w:color="auto" w:fill="FFFFFF"/>
        <w:rPr>
          <w:rFonts w:ascii="Segoe UI" w:hAnsi="Segoe UI" w:cs="Segoe UI"/>
          <w:color w:val="161616"/>
        </w:rPr>
      </w:pPr>
      <w:r>
        <w:rPr>
          <w:rFonts w:ascii="Segoe UI" w:hAnsi="Segoe UI" w:cs="Segoe UI"/>
          <w:color w:val="161616"/>
        </w:rPr>
        <w:t>In a </w:t>
      </w:r>
      <w:r>
        <w:rPr>
          <w:rStyle w:val="Emphasis"/>
          <w:rFonts w:ascii="Segoe UI" w:eastAsiaTheme="majorEastAsia" w:hAnsi="Segoe UI" w:cs="Segoe UI"/>
          <w:color w:val="161616"/>
        </w:rPr>
        <w:t>type 2</w:t>
      </w:r>
      <w:r>
        <w:rPr>
          <w:rFonts w:ascii="Segoe UI" w:hAnsi="Segoe UI" w:cs="Segoe UI"/>
          <w:color w:val="161616"/>
        </w:rPr>
        <w:t xml:space="preserve"> dimension, a change to a </w:t>
      </w:r>
      <w:proofErr w:type="gramStart"/>
      <w:r>
        <w:rPr>
          <w:rFonts w:ascii="Segoe UI" w:hAnsi="Segoe UI" w:cs="Segoe UI"/>
          <w:color w:val="161616"/>
        </w:rPr>
        <w:t>dimension results</w:t>
      </w:r>
      <w:proofErr w:type="gramEnd"/>
      <w:r>
        <w:rPr>
          <w:rFonts w:ascii="Segoe UI" w:hAnsi="Segoe UI" w:cs="Segoe UI"/>
          <w:color w:val="161616"/>
        </w:rPr>
        <w:t xml:space="preserve"> in a new dimension row. Existing rows for previous versions of the dimension are retained for historical fact analysis and the new row is applied to future fact table entries.</w:t>
      </w:r>
    </w:p>
    <w:tbl>
      <w:tblPr>
        <w:tblW w:w="8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7"/>
        <w:gridCol w:w="1688"/>
        <w:gridCol w:w="851"/>
        <w:gridCol w:w="1318"/>
        <w:gridCol w:w="715"/>
        <w:gridCol w:w="1023"/>
        <w:gridCol w:w="1003"/>
        <w:gridCol w:w="949"/>
      </w:tblGrid>
      <w:tr w:rsidR="00FD0BA9" w14:paraId="7F7C0090" w14:textId="77777777" w:rsidTr="00FD0BA9">
        <w:trPr>
          <w:trHeight w:val="375"/>
          <w:tblHeader/>
        </w:trPr>
        <w:tc>
          <w:tcPr>
            <w:tcW w:w="0" w:type="auto"/>
            <w:hideMark/>
          </w:tcPr>
          <w:p w14:paraId="69BE9B54" w14:textId="77777777" w:rsidR="00FD0BA9" w:rsidRDefault="00FD0BA9">
            <w:pPr>
              <w:rPr>
                <w:rFonts w:ascii="Times New Roman" w:hAnsi="Times New Roman" w:cs="Times New Roman"/>
                <w:b/>
                <w:bCs/>
              </w:rPr>
            </w:pPr>
            <w:proofErr w:type="spellStart"/>
            <w:r>
              <w:rPr>
                <w:b/>
                <w:bCs/>
              </w:rPr>
              <w:t>CustomerKey</w:t>
            </w:r>
            <w:proofErr w:type="spellEnd"/>
          </w:p>
        </w:tc>
        <w:tc>
          <w:tcPr>
            <w:tcW w:w="0" w:type="auto"/>
            <w:hideMark/>
          </w:tcPr>
          <w:p w14:paraId="5059C293" w14:textId="77777777" w:rsidR="00FD0BA9" w:rsidRDefault="00FD0BA9">
            <w:pPr>
              <w:rPr>
                <w:b/>
                <w:bCs/>
              </w:rPr>
            </w:pPr>
            <w:proofErr w:type="spellStart"/>
            <w:r>
              <w:rPr>
                <w:b/>
                <w:bCs/>
              </w:rPr>
              <w:t>CustomerAltKey</w:t>
            </w:r>
            <w:proofErr w:type="spellEnd"/>
          </w:p>
        </w:tc>
        <w:tc>
          <w:tcPr>
            <w:tcW w:w="0" w:type="auto"/>
            <w:hideMark/>
          </w:tcPr>
          <w:p w14:paraId="1E8A722C" w14:textId="77777777" w:rsidR="00FD0BA9" w:rsidRDefault="00FD0BA9">
            <w:pPr>
              <w:rPr>
                <w:b/>
                <w:bCs/>
              </w:rPr>
            </w:pPr>
            <w:r>
              <w:rPr>
                <w:b/>
                <w:bCs/>
              </w:rPr>
              <w:t>Name</w:t>
            </w:r>
          </w:p>
        </w:tc>
        <w:tc>
          <w:tcPr>
            <w:tcW w:w="0" w:type="auto"/>
            <w:hideMark/>
          </w:tcPr>
          <w:p w14:paraId="404AC39F" w14:textId="77777777" w:rsidR="00FD0BA9" w:rsidRDefault="00FD0BA9">
            <w:pPr>
              <w:rPr>
                <w:b/>
                <w:bCs/>
              </w:rPr>
            </w:pPr>
            <w:r>
              <w:rPr>
                <w:b/>
                <w:bCs/>
              </w:rPr>
              <w:t>Address</w:t>
            </w:r>
          </w:p>
        </w:tc>
        <w:tc>
          <w:tcPr>
            <w:tcW w:w="0" w:type="auto"/>
            <w:hideMark/>
          </w:tcPr>
          <w:p w14:paraId="0F3F891A" w14:textId="77777777" w:rsidR="00FD0BA9" w:rsidRDefault="00FD0BA9">
            <w:pPr>
              <w:rPr>
                <w:b/>
                <w:bCs/>
              </w:rPr>
            </w:pPr>
            <w:r>
              <w:rPr>
                <w:b/>
                <w:bCs/>
              </w:rPr>
              <w:t>City</w:t>
            </w:r>
          </w:p>
        </w:tc>
        <w:tc>
          <w:tcPr>
            <w:tcW w:w="0" w:type="auto"/>
            <w:hideMark/>
          </w:tcPr>
          <w:p w14:paraId="137B51DC" w14:textId="77777777" w:rsidR="00FD0BA9" w:rsidRDefault="00FD0BA9">
            <w:pPr>
              <w:rPr>
                <w:b/>
                <w:bCs/>
              </w:rPr>
            </w:pPr>
            <w:proofErr w:type="spellStart"/>
            <w:r>
              <w:rPr>
                <w:b/>
                <w:bCs/>
              </w:rPr>
              <w:t>DateFrom</w:t>
            </w:r>
            <w:proofErr w:type="spellEnd"/>
          </w:p>
        </w:tc>
        <w:tc>
          <w:tcPr>
            <w:tcW w:w="0" w:type="auto"/>
            <w:hideMark/>
          </w:tcPr>
          <w:p w14:paraId="7D002D39" w14:textId="77777777" w:rsidR="00FD0BA9" w:rsidRDefault="00FD0BA9">
            <w:pPr>
              <w:rPr>
                <w:b/>
                <w:bCs/>
              </w:rPr>
            </w:pPr>
            <w:proofErr w:type="spellStart"/>
            <w:r>
              <w:rPr>
                <w:b/>
                <w:bCs/>
              </w:rPr>
              <w:t>DateTo</w:t>
            </w:r>
            <w:proofErr w:type="spellEnd"/>
          </w:p>
        </w:tc>
        <w:tc>
          <w:tcPr>
            <w:tcW w:w="0" w:type="auto"/>
            <w:hideMark/>
          </w:tcPr>
          <w:p w14:paraId="0AD3EEC7" w14:textId="77777777" w:rsidR="00FD0BA9" w:rsidRDefault="00FD0BA9">
            <w:pPr>
              <w:rPr>
                <w:b/>
                <w:bCs/>
              </w:rPr>
            </w:pPr>
            <w:proofErr w:type="spellStart"/>
            <w:r>
              <w:rPr>
                <w:b/>
                <w:bCs/>
              </w:rPr>
              <w:t>IsCurrent</w:t>
            </w:r>
            <w:proofErr w:type="spellEnd"/>
          </w:p>
        </w:tc>
      </w:tr>
      <w:tr w:rsidR="00FD0BA9" w14:paraId="1A7473E2" w14:textId="77777777" w:rsidTr="00FD0BA9">
        <w:trPr>
          <w:trHeight w:val="375"/>
        </w:trPr>
        <w:tc>
          <w:tcPr>
            <w:tcW w:w="0" w:type="auto"/>
            <w:hideMark/>
          </w:tcPr>
          <w:p w14:paraId="532E7DF6" w14:textId="77777777" w:rsidR="00FD0BA9" w:rsidRDefault="00FD0BA9">
            <w:r>
              <w:t>1211</w:t>
            </w:r>
          </w:p>
        </w:tc>
        <w:tc>
          <w:tcPr>
            <w:tcW w:w="0" w:type="auto"/>
            <w:hideMark/>
          </w:tcPr>
          <w:p w14:paraId="39A324B4" w14:textId="77777777" w:rsidR="00FD0BA9" w:rsidRDefault="00FD0BA9">
            <w:r>
              <w:t>jo@contoso.com</w:t>
            </w:r>
          </w:p>
        </w:tc>
        <w:tc>
          <w:tcPr>
            <w:tcW w:w="0" w:type="auto"/>
            <w:hideMark/>
          </w:tcPr>
          <w:p w14:paraId="42C3DB2B" w14:textId="77777777" w:rsidR="00FD0BA9" w:rsidRDefault="00FD0BA9">
            <w:r>
              <w:t>Jo Smith</w:t>
            </w:r>
          </w:p>
        </w:tc>
        <w:tc>
          <w:tcPr>
            <w:tcW w:w="0" w:type="auto"/>
            <w:hideMark/>
          </w:tcPr>
          <w:p w14:paraId="6EBBC8ED" w14:textId="77777777" w:rsidR="00FD0BA9" w:rsidRDefault="00FD0BA9">
            <w:r>
              <w:t>999 Main St</w:t>
            </w:r>
          </w:p>
        </w:tc>
        <w:tc>
          <w:tcPr>
            <w:tcW w:w="0" w:type="auto"/>
            <w:hideMark/>
          </w:tcPr>
          <w:p w14:paraId="351810CD" w14:textId="77777777" w:rsidR="00FD0BA9" w:rsidRDefault="00FD0BA9">
            <w:r>
              <w:t>Seattle</w:t>
            </w:r>
          </w:p>
        </w:tc>
        <w:tc>
          <w:tcPr>
            <w:tcW w:w="0" w:type="auto"/>
            <w:hideMark/>
          </w:tcPr>
          <w:p w14:paraId="7749671B" w14:textId="77777777" w:rsidR="00FD0BA9" w:rsidRDefault="00FD0BA9">
            <w:r>
              <w:t>20190101</w:t>
            </w:r>
          </w:p>
        </w:tc>
        <w:tc>
          <w:tcPr>
            <w:tcW w:w="0" w:type="auto"/>
            <w:hideMark/>
          </w:tcPr>
          <w:p w14:paraId="56056075" w14:textId="77777777" w:rsidR="00FD0BA9" w:rsidRDefault="00FD0BA9">
            <w:r>
              <w:t>20230105</w:t>
            </w:r>
          </w:p>
        </w:tc>
        <w:tc>
          <w:tcPr>
            <w:tcW w:w="0" w:type="auto"/>
            <w:hideMark/>
          </w:tcPr>
          <w:p w14:paraId="275246D7" w14:textId="77777777" w:rsidR="00FD0BA9" w:rsidRDefault="00FD0BA9">
            <w:r>
              <w:t>False</w:t>
            </w:r>
          </w:p>
        </w:tc>
      </w:tr>
      <w:tr w:rsidR="00FD0BA9" w14:paraId="648D67DF" w14:textId="77777777" w:rsidTr="00FD0BA9">
        <w:trPr>
          <w:trHeight w:val="375"/>
        </w:trPr>
        <w:tc>
          <w:tcPr>
            <w:tcW w:w="0" w:type="auto"/>
            <w:hideMark/>
          </w:tcPr>
          <w:p w14:paraId="008E6D69" w14:textId="77777777" w:rsidR="00FD0BA9" w:rsidRDefault="00FD0BA9">
            <w:r>
              <w:t>2996</w:t>
            </w:r>
          </w:p>
        </w:tc>
        <w:tc>
          <w:tcPr>
            <w:tcW w:w="0" w:type="auto"/>
            <w:hideMark/>
          </w:tcPr>
          <w:p w14:paraId="7308137B" w14:textId="77777777" w:rsidR="00FD0BA9" w:rsidRDefault="00FD0BA9">
            <w:r>
              <w:t>jo@contoso.com</w:t>
            </w:r>
          </w:p>
        </w:tc>
        <w:tc>
          <w:tcPr>
            <w:tcW w:w="0" w:type="auto"/>
            <w:hideMark/>
          </w:tcPr>
          <w:p w14:paraId="17E05AAF" w14:textId="77777777" w:rsidR="00FD0BA9" w:rsidRDefault="00FD0BA9">
            <w:r>
              <w:t>Jo Smith</w:t>
            </w:r>
          </w:p>
        </w:tc>
        <w:tc>
          <w:tcPr>
            <w:tcW w:w="0" w:type="auto"/>
            <w:hideMark/>
          </w:tcPr>
          <w:p w14:paraId="1503BA7A" w14:textId="77777777" w:rsidR="00FD0BA9" w:rsidRDefault="00FD0BA9">
            <w:r>
              <w:t>1234 9th Ave</w:t>
            </w:r>
          </w:p>
        </w:tc>
        <w:tc>
          <w:tcPr>
            <w:tcW w:w="0" w:type="auto"/>
            <w:hideMark/>
          </w:tcPr>
          <w:p w14:paraId="4B159810" w14:textId="77777777" w:rsidR="00FD0BA9" w:rsidRDefault="00FD0BA9">
            <w:r>
              <w:t>Boston</w:t>
            </w:r>
          </w:p>
        </w:tc>
        <w:tc>
          <w:tcPr>
            <w:tcW w:w="0" w:type="auto"/>
            <w:hideMark/>
          </w:tcPr>
          <w:p w14:paraId="16776B11" w14:textId="77777777" w:rsidR="00FD0BA9" w:rsidRDefault="00FD0BA9">
            <w:r>
              <w:t>20230106</w:t>
            </w:r>
          </w:p>
        </w:tc>
        <w:tc>
          <w:tcPr>
            <w:tcW w:w="0" w:type="auto"/>
            <w:hideMark/>
          </w:tcPr>
          <w:p w14:paraId="7E532910" w14:textId="77777777" w:rsidR="00FD0BA9" w:rsidRDefault="00FD0BA9"/>
        </w:tc>
        <w:tc>
          <w:tcPr>
            <w:tcW w:w="0" w:type="auto"/>
            <w:hideMark/>
          </w:tcPr>
          <w:p w14:paraId="575B4C5D" w14:textId="77777777" w:rsidR="00FD0BA9" w:rsidRDefault="00FD0BA9">
            <w:pPr>
              <w:rPr>
                <w:sz w:val="24"/>
                <w:szCs w:val="24"/>
              </w:rPr>
            </w:pPr>
            <w:r>
              <w:t>True</w:t>
            </w:r>
          </w:p>
        </w:tc>
      </w:tr>
    </w:tbl>
    <w:p w14:paraId="0B80E039" w14:textId="337CF123" w:rsidR="00FD0BA9" w:rsidRDefault="00FD0BA9" w:rsidP="00FD0BA9">
      <w:pPr>
        <w:pStyle w:val="alert-title"/>
        <w:spacing w:before="0" w:beforeAutospacing="0" w:after="0" w:afterAutospacing="0"/>
        <w:rPr>
          <w:rFonts w:ascii="Segoe UI" w:hAnsi="Segoe UI" w:cs="Segoe UI"/>
          <w:color w:val="161616"/>
        </w:rPr>
      </w:pPr>
      <w:r>
        <w:rPr>
          <w:rFonts w:ascii="Segoe UI" w:hAnsi="Segoe UI" w:cs="Segoe UI"/>
          <w:b/>
          <w:bCs/>
          <w:color w:val="161616"/>
        </w:rPr>
        <w:t> Note</w:t>
      </w:r>
      <w:r>
        <w:rPr>
          <w:rFonts w:ascii="Segoe UI" w:hAnsi="Segoe UI" w:cs="Segoe UI"/>
          <w:b/>
          <w:bCs/>
          <w:color w:val="161616"/>
        </w:rPr>
        <w:t xml:space="preserve">: </w:t>
      </w:r>
      <w:r>
        <w:rPr>
          <w:rFonts w:ascii="Segoe UI" w:hAnsi="Segoe UI" w:cs="Segoe UI"/>
          <w:color w:val="161616"/>
        </w:rPr>
        <w:t>Type 2 dimensions often include columns to track the effective time periods for each version of an entity, and/or a flag to indicate which row represents the current version of the entity. If you’re using an incrementing surrogate key and you only need to track the most recently added version of an entity, then you may not need these columns; but before making that decision, consider how you’ll look up the appropriate version of an entity when a new fact is entered based on the time at which the event the fact relates to occurred.</w:t>
      </w:r>
    </w:p>
    <w:p w14:paraId="175CCC04" w14:textId="77777777" w:rsidR="00FD0BA9" w:rsidRDefault="00FD0BA9" w:rsidP="00FD0BA9">
      <w:pPr>
        <w:pStyle w:val="alert-title"/>
        <w:spacing w:before="0" w:beforeAutospacing="0" w:after="0" w:afterAutospacing="0"/>
        <w:rPr>
          <w:rFonts w:ascii="Segoe UI" w:hAnsi="Segoe UI" w:cs="Segoe UI"/>
          <w:color w:val="161616"/>
        </w:rPr>
      </w:pPr>
    </w:p>
    <w:p w14:paraId="76EAA273" w14:textId="56012749" w:rsidR="00FD0BA9" w:rsidRPr="00E25868" w:rsidRDefault="00FB0535" w:rsidP="00FD0BA9">
      <w:pPr>
        <w:pStyle w:val="alert-title"/>
        <w:spacing w:before="0" w:beforeAutospacing="0" w:after="0" w:afterAutospacing="0"/>
        <w:rPr>
          <w:rFonts w:ascii="Segoe UI" w:hAnsi="Segoe UI" w:cs="Segoe UI"/>
          <w:b/>
          <w:bCs/>
          <w:color w:val="161616"/>
        </w:rPr>
      </w:pPr>
      <w:r w:rsidRPr="00E25868">
        <w:rPr>
          <w:rFonts w:ascii="Segoe UI" w:hAnsi="Segoe UI" w:cs="Segoe UI"/>
          <w:b/>
          <w:bCs/>
          <w:color w:val="161616"/>
        </w:rPr>
        <w:t xml:space="preserve">NOTE: </w:t>
      </w:r>
      <w:r w:rsidR="00E25868" w:rsidRPr="00E25868">
        <w:rPr>
          <w:rFonts w:ascii="Segoe UI" w:hAnsi="Segoe UI" w:cs="Segoe UI"/>
          <w:b/>
          <w:bCs/>
          <w:color w:val="161616"/>
        </w:rPr>
        <w:t>SCD type is a target table concept. Incremental loading is a source side concept. You can do SCD 1 / 2 / 3 with either full or incremental load.</w:t>
      </w:r>
    </w:p>
    <w:p w14:paraId="6A269DCE" w14:textId="77777777" w:rsidR="00FD0BA9" w:rsidRDefault="00FD0BA9" w:rsidP="00FD0BA9">
      <w:pPr>
        <w:pStyle w:val="Heading2"/>
        <w:shd w:val="clear" w:color="auto" w:fill="FFFFFF"/>
        <w:spacing w:before="480" w:after="180"/>
        <w:rPr>
          <w:rFonts w:ascii="Segoe UI" w:hAnsi="Segoe UI" w:cs="Segoe UI"/>
          <w:color w:val="161616"/>
        </w:rPr>
      </w:pPr>
      <w:r>
        <w:rPr>
          <w:rFonts w:ascii="Segoe UI" w:hAnsi="Segoe UI" w:cs="Segoe UI"/>
          <w:color w:val="161616"/>
        </w:rPr>
        <w:lastRenderedPageBreak/>
        <w:t>Combining INSERT and UPDATE statements</w:t>
      </w:r>
    </w:p>
    <w:p w14:paraId="6680E364" w14:textId="77777777" w:rsidR="00FD0BA9" w:rsidRDefault="00FD0BA9" w:rsidP="00FD0BA9">
      <w:pPr>
        <w:pStyle w:val="NormalWeb"/>
        <w:shd w:val="clear" w:color="auto" w:fill="FFFFFF"/>
        <w:rPr>
          <w:rFonts w:ascii="Segoe UI" w:hAnsi="Segoe UI" w:cs="Segoe UI"/>
          <w:color w:val="161616"/>
        </w:rPr>
      </w:pPr>
      <w:r>
        <w:rPr>
          <w:rFonts w:ascii="Segoe UI" w:hAnsi="Segoe UI" w:cs="Segoe UI"/>
          <w:color w:val="161616"/>
        </w:rPr>
        <w:t>Logic to implement Type 1 and Type 2 updates can be complex, and there are various techniques you can use. For example, you could use a combination of </w:t>
      </w:r>
      <w:r>
        <w:rPr>
          <w:rStyle w:val="HTMLCode"/>
          <w:rFonts w:ascii="Consolas" w:hAnsi="Consolas"/>
          <w:color w:val="161616"/>
        </w:rPr>
        <w:t>UPDATE</w:t>
      </w:r>
      <w:r>
        <w:rPr>
          <w:rFonts w:ascii="Segoe UI" w:hAnsi="Segoe UI" w:cs="Segoe UI"/>
          <w:color w:val="161616"/>
        </w:rPr>
        <w:t> and </w:t>
      </w:r>
      <w:r>
        <w:rPr>
          <w:rStyle w:val="HTMLCode"/>
          <w:rFonts w:ascii="Consolas" w:hAnsi="Consolas"/>
          <w:color w:val="161616"/>
        </w:rPr>
        <w:t>INSERT</w:t>
      </w:r>
      <w:r>
        <w:rPr>
          <w:rFonts w:ascii="Segoe UI" w:hAnsi="Segoe UI" w:cs="Segoe UI"/>
          <w:color w:val="161616"/>
        </w:rPr>
        <w:t> statements.</w:t>
      </w:r>
    </w:p>
    <w:p w14:paraId="59251382" w14:textId="2997BCBB" w:rsidR="00DA10C4" w:rsidRDefault="00562066" w:rsidP="004D56F7">
      <w:pPr>
        <w:pStyle w:val="NormalWeb"/>
        <w:shd w:val="clear" w:color="auto" w:fill="FFFFFF"/>
        <w:rPr>
          <w:rFonts w:ascii="Segoe UI" w:hAnsi="Segoe UI" w:cs="Segoe UI"/>
          <w:color w:val="161616"/>
        </w:rPr>
      </w:pPr>
      <w:r w:rsidRPr="00562066">
        <w:rPr>
          <w:rFonts w:ascii="Segoe UI" w:hAnsi="Segoe UI" w:cs="Segoe UI"/>
          <w:color w:val="161616"/>
        </w:rPr>
        <w:drawing>
          <wp:inline distT="0" distB="0" distL="0" distR="0" wp14:anchorId="3D301080" wp14:editId="77F5CBAC">
            <wp:extent cx="3683189" cy="36196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3189" cy="3619686"/>
                    </a:xfrm>
                    <a:prstGeom prst="rect">
                      <a:avLst/>
                    </a:prstGeom>
                  </pic:spPr>
                </pic:pic>
              </a:graphicData>
            </a:graphic>
          </wp:inline>
        </w:drawing>
      </w:r>
    </w:p>
    <w:p w14:paraId="5600BCBC" w14:textId="1EA4AA78" w:rsidR="00562066" w:rsidRDefault="003F0499" w:rsidP="004D56F7">
      <w:pPr>
        <w:pStyle w:val="NormalWeb"/>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In the previous example, it's assumed that an incrementing surrogate key based on an </w:t>
      </w:r>
      <w:r>
        <w:rPr>
          <w:rStyle w:val="HTMLCode"/>
          <w:rFonts w:ascii="Consolas" w:hAnsi="Consolas"/>
          <w:color w:val="161616"/>
        </w:rPr>
        <w:t>IDENTITY</w:t>
      </w:r>
      <w:r>
        <w:rPr>
          <w:rFonts w:ascii="Segoe UI" w:hAnsi="Segoe UI" w:cs="Segoe UI"/>
          <w:color w:val="161616"/>
          <w:shd w:val="clear" w:color="auto" w:fill="FFFFFF"/>
        </w:rPr>
        <w:t xml:space="preserve"> column identifies each row, and that the highest value surrogate key for a given alternate key indicates the most recent or "current" instance of the dimension entity associated with that alternate key. In practice, many data warehouse designers include a Boolean column to indicate the current active instance of a changing dimension or use </w:t>
      </w:r>
      <w:proofErr w:type="spellStart"/>
      <w:r>
        <w:rPr>
          <w:rFonts w:ascii="Segoe UI" w:hAnsi="Segoe UI" w:cs="Segoe UI"/>
          <w:color w:val="161616"/>
          <w:shd w:val="clear" w:color="auto" w:fill="FFFFFF"/>
        </w:rPr>
        <w:t>DateTime</w:t>
      </w:r>
      <w:proofErr w:type="spellEnd"/>
      <w:r>
        <w:rPr>
          <w:rFonts w:ascii="Segoe UI" w:hAnsi="Segoe UI" w:cs="Segoe UI"/>
          <w:color w:val="161616"/>
          <w:shd w:val="clear" w:color="auto" w:fill="FFFFFF"/>
        </w:rPr>
        <w:t xml:space="preserve"> fields to indicate the active time periods for each version of the dimension instance. With these approaches, the logic for a type 2 change must include an </w:t>
      </w:r>
      <w:r>
        <w:rPr>
          <w:rStyle w:val="HTMLCode"/>
          <w:rFonts w:ascii="Consolas" w:hAnsi="Consolas"/>
          <w:color w:val="161616"/>
        </w:rPr>
        <w:t>INSERT</w:t>
      </w:r>
      <w:r>
        <w:rPr>
          <w:rFonts w:ascii="Segoe UI" w:hAnsi="Segoe UI" w:cs="Segoe UI"/>
          <w:color w:val="161616"/>
          <w:shd w:val="clear" w:color="auto" w:fill="FFFFFF"/>
        </w:rPr>
        <w:t> of the new dimension row </w:t>
      </w:r>
      <w:r>
        <w:rPr>
          <w:rStyle w:val="Emphasis"/>
          <w:rFonts w:ascii="Segoe UI" w:eastAsiaTheme="majorEastAsia" w:hAnsi="Segoe UI" w:cs="Segoe UI"/>
          <w:color w:val="161616"/>
          <w:shd w:val="clear" w:color="auto" w:fill="FFFFFF"/>
        </w:rPr>
        <w:t>and</w:t>
      </w:r>
      <w:r>
        <w:rPr>
          <w:rFonts w:ascii="Segoe UI" w:hAnsi="Segoe UI" w:cs="Segoe UI"/>
          <w:color w:val="161616"/>
          <w:shd w:val="clear" w:color="auto" w:fill="FFFFFF"/>
        </w:rPr>
        <w:t> an </w:t>
      </w:r>
      <w:r>
        <w:rPr>
          <w:rStyle w:val="HTMLCode"/>
          <w:rFonts w:ascii="Consolas" w:hAnsi="Consolas"/>
          <w:color w:val="161616"/>
        </w:rPr>
        <w:t>UPDATE</w:t>
      </w:r>
      <w:r>
        <w:rPr>
          <w:rFonts w:ascii="Segoe UI" w:hAnsi="Segoe UI" w:cs="Segoe UI"/>
          <w:color w:val="161616"/>
          <w:shd w:val="clear" w:color="auto" w:fill="FFFFFF"/>
        </w:rPr>
        <w:t> to mark the current row as inactive.</w:t>
      </w:r>
    </w:p>
    <w:p w14:paraId="04D88B06" w14:textId="77777777" w:rsidR="00FC018F" w:rsidRPr="00FC018F" w:rsidRDefault="00FC018F" w:rsidP="00FC018F">
      <w:pPr>
        <w:pStyle w:val="Heading2"/>
        <w:shd w:val="clear" w:color="auto" w:fill="FFFFFF"/>
        <w:spacing w:before="480" w:after="180"/>
        <w:rPr>
          <w:rFonts w:ascii="Segoe UI" w:hAnsi="Segoe UI" w:cs="Segoe UI"/>
          <w:b/>
          <w:bCs/>
          <w:color w:val="161616"/>
        </w:rPr>
      </w:pPr>
      <w:r w:rsidRPr="00FC018F">
        <w:rPr>
          <w:rFonts w:ascii="Segoe UI" w:hAnsi="Segoe UI" w:cs="Segoe UI"/>
          <w:b/>
          <w:bCs/>
          <w:color w:val="161616"/>
        </w:rPr>
        <w:t>Using a MERGE statement</w:t>
      </w:r>
    </w:p>
    <w:p w14:paraId="025A1776" w14:textId="77777777" w:rsidR="00FC018F" w:rsidRDefault="00FC018F" w:rsidP="00FC018F">
      <w:pPr>
        <w:pStyle w:val="NormalWeb"/>
        <w:shd w:val="clear" w:color="auto" w:fill="FFFFFF"/>
        <w:rPr>
          <w:rFonts w:ascii="Segoe UI" w:hAnsi="Segoe UI" w:cs="Segoe UI"/>
          <w:color w:val="161616"/>
        </w:rPr>
      </w:pPr>
      <w:r>
        <w:rPr>
          <w:rFonts w:ascii="Segoe UI" w:hAnsi="Segoe UI" w:cs="Segoe UI"/>
          <w:color w:val="161616"/>
        </w:rPr>
        <w:t>As an alternative to using multiple </w:t>
      </w:r>
      <w:r>
        <w:rPr>
          <w:rStyle w:val="HTMLCode"/>
          <w:rFonts w:ascii="Consolas" w:eastAsiaTheme="majorEastAsia" w:hAnsi="Consolas"/>
          <w:color w:val="161616"/>
        </w:rPr>
        <w:t>INSERT</w:t>
      </w:r>
      <w:r>
        <w:rPr>
          <w:rFonts w:ascii="Segoe UI" w:hAnsi="Segoe UI" w:cs="Segoe UI"/>
          <w:color w:val="161616"/>
        </w:rPr>
        <w:t> and </w:t>
      </w:r>
      <w:r>
        <w:rPr>
          <w:rStyle w:val="HTMLCode"/>
          <w:rFonts w:ascii="Consolas" w:eastAsiaTheme="majorEastAsia" w:hAnsi="Consolas"/>
          <w:color w:val="161616"/>
        </w:rPr>
        <w:t>UPDATE</w:t>
      </w:r>
      <w:r>
        <w:rPr>
          <w:rFonts w:ascii="Segoe UI" w:hAnsi="Segoe UI" w:cs="Segoe UI"/>
          <w:color w:val="161616"/>
        </w:rPr>
        <w:t> statements, you can use a single </w:t>
      </w:r>
      <w:r>
        <w:rPr>
          <w:rStyle w:val="HTMLCode"/>
          <w:rFonts w:ascii="Consolas" w:eastAsiaTheme="majorEastAsia" w:hAnsi="Consolas"/>
          <w:color w:val="161616"/>
        </w:rPr>
        <w:t>MERGE</w:t>
      </w:r>
      <w:r>
        <w:rPr>
          <w:rFonts w:ascii="Segoe UI" w:hAnsi="Segoe UI" w:cs="Segoe UI"/>
          <w:color w:val="161616"/>
        </w:rPr>
        <w:t> statement to perform an "</w:t>
      </w:r>
      <w:proofErr w:type="spellStart"/>
      <w:r>
        <w:rPr>
          <w:rStyle w:val="Emphasis"/>
          <w:rFonts w:ascii="Segoe UI" w:hAnsi="Segoe UI" w:cs="Segoe UI"/>
          <w:color w:val="161616"/>
        </w:rPr>
        <w:t>upsert</w:t>
      </w:r>
      <w:proofErr w:type="spellEnd"/>
      <w:r>
        <w:rPr>
          <w:rFonts w:ascii="Segoe UI" w:hAnsi="Segoe UI" w:cs="Segoe UI"/>
          <w:color w:val="161616"/>
        </w:rPr>
        <w:t>" operation to insert new records and update existing ones.</w:t>
      </w:r>
    </w:p>
    <w:p w14:paraId="28CF0078" w14:textId="32996DD1" w:rsidR="003F0499" w:rsidRDefault="00564827" w:rsidP="004D56F7">
      <w:pPr>
        <w:pStyle w:val="NormalWeb"/>
        <w:shd w:val="clear" w:color="auto" w:fill="FFFFFF"/>
        <w:rPr>
          <w:rFonts w:ascii="Segoe UI" w:hAnsi="Segoe UI" w:cs="Segoe UI"/>
          <w:color w:val="161616"/>
        </w:rPr>
      </w:pPr>
      <w:r w:rsidRPr="00564827">
        <w:rPr>
          <w:rFonts w:ascii="Segoe UI" w:hAnsi="Segoe UI" w:cs="Segoe UI"/>
          <w:color w:val="161616"/>
        </w:rPr>
        <w:lastRenderedPageBreak/>
        <w:drawing>
          <wp:inline distT="0" distB="0" distL="0" distR="0" wp14:anchorId="4316CA62" wp14:editId="5C5EFB2D">
            <wp:extent cx="3499030" cy="36958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9030" cy="3695890"/>
                    </a:xfrm>
                    <a:prstGeom prst="rect">
                      <a:avLst/>
                    </a:prstGeom>
                  </pic:spPr>
                </pic:pic>
              </a:graphicData>
            </a:graphic>
          </wp:inline>
        </w:drawing>
      </w:r>
    </w:p>
    <w:p w14:paraId="1345227A" w14:textId="77777777" w:rsidR="00564827" w:rsidRDefault="00564827" w:rsidP="00564827">
      <w:pPr>
        <w:pStyle w:val="alert-title"/>
        <w:spacing w:before="0" w:beforeAutospacing="0" w:after="0" w:afterAutospacing="0"/>
        <w:rPr>
          <w:rFonts w:ascii="Segoe UI" w:hAnsi="Segoe UI" w:cs="Segoe UI"/>
          <w:b/>
          <w:bCs/>
        </w:rPr>
      </w:pPr>
      <w:r>
        <w:rPr>
          <w:rFonts w:ascii="Segoe UI" w:hAnsi="Segoe UI" w:cs="Segoe UI"/>
          <w:b/>
          <w:bCs/>
        </w:rPr>
        <w:t>Note</w:t>
      </w:r>
    </w:p>
    <w:p w14:paraId="5E48624F" w14:textId="77777777" w:rsidR="00564827" w:rsidRDefault="00564827" w:rsidP="00564827">
      <w:pPr>
        <w:pStyle w:val="NormalWeb"/>
        <w:rPr>
          <w:rFonts w:ascii="Segoe UI" w:hAnsi="Segoe UI" w:cs="Segoe UI"/>
          <w:color w:val="161616"/>
        </w:rPr>
      </w:pPr>
      <w:r>
        <w:rPr>
          <w:rFonts w:ascii="Segoe UI" w:hAnsi="Segoe UI" w:cs="Segoe UI"/>
          <w:color w:val="161616"/>
        </w:rPr>
        <w:t>For more information about the MERGE statement, see the </w:t>
      </w:r>
      <w:hyperlink r:id="rId48" w:tgtFrame="az-portal" w:history="1">
        <w:r>
          <w:rPr>
            <w:rStyle w:val="Hyperlink"/>
            <w:rFonts w:ascii="Segoe UI" w:eastAsiaTheme="majorEastAsia" w:hAnsi="Segoe UI" w:cs="Segoe UI"/>
            <w:b/>
            <w:bCs/>
          </w:rPr>
          <w:t>MERGE documentation for Azure Synapse Analytics</w:t>
        </w:r>
      </w:hyperlink>
      <w:r>
        <w:rPr>
          <w:rFonts w:ascii="Segoe UI" w:hAnsi="Segoe UI" w:cs="Segoe UI"/>
          <w:color w:val="161616"/>
        </w:rPr>
        <w:t>.</w:t>
      </w:r>
    </w:p>
    <w:p w14:paraId="5B4DD4C6" w14:textId="77777777" w:rsidR="00564827" w:rsidRDefault="00564827" w:rsidP="0056482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Load fact tables</w:t>
      </w:r>
    </w:p>
    <w:p w14:paraId="0D061710" w14:textId="77777777" w:rsidR="002067A9" w:rsidRPr="002067A9" w:rsidRDefault="002067A9" w:rsidP="002067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067A9">
        <w:rPr>
          <w:rFonts w:ascii="Segoe UI" w:eastAsia="Times New Roman" w:hAnsi="Segoe UI" w:cs="Segoe UI"/>
          <w:color w:val="161616"/>
          <w:sz w:val="24"/>
          <w:szCs w:val="24"/>
          <w:lang w:eastAsia="en-IN"/>
        </w:rPr>
        <w:t>Typically, a regular data warehouse load operation loads fact tables after dimension tables. This approach ensures that the dimensions to which the facts will be related are already present in the data warehouse.</w:t>
      </w:r>
    </w:p>
    <w:p w14:paraId="3DAF6A53" w14:textId="77777777" w:rsidR="002067A9" w:rsidRPr="002067A9" w:rsidRDefault="002067A9" w:rsidP="002067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067A9">
        <w:rPr>
          <w:rFonts w:ascii="Segoe UI" w:eastAsia="Times New Roman" w:hAnsi="Segoe UI" w:cs="Segoe UI"/>
          <w:color w:val="161616"/>
          <w:sz w:val="24"/>
          <w:szCs w:val="24"/>
          <w:lang w:eastAsia="en-IN"/>
        </w:rPr>
        <w:t>The staged fact data usually includes the business (alternate) keys for the related dimensions, so your logic to load the data must look up the corresponding surrogate keys. When the data warehouse slowly changing dimensions, the appropriate version of the dimension record must be identified to ensure the correct surrogate key is used to match the event recorded in the fact table with the state of the dimension at the time the fact occurred.</w:t>
      </w:r>
    </w:p>
    <w:p w14:paraId="0D8EBDC2" w14:textId="77777777" w:rsidR="002067A9" w:rsidRPr="002067A9" w:rsidRDefault="002067A9" w:rsidP="002067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067A9">
        <w:rPr>
          <w:rFonts w:ascii="Segoe UI" w:eastAsia="Times New Roman" w:hAnsi="Segoe UI" w:cs="Segoe UI"/>
          <w:color w:val="161616"/>
          <w:sz w:val="24"/>
          <w:szCs w:val="24"/>
          <w:lang w:eastAsia="en-IN"/>
        </w:rPr>
        <w:t xml:space="preserve">In many cases, you can retrieve the latest "current" version of the dimension; but in some </w:t>
      </w:r>
      <w:proofErr w:type="gramStart"/>
      <w:r w:rsidRPr="002067A9">
        <w:rPr>
          <w:rFonts w:ascii="Segoe UI" w:eastAsia="Times New Roman" w:hAnsi="Segoe UI" w:cs="Segoe UI"/>
          <w:color w:val="161616"/>
          <w:sz w:val="24"/>
          <w:szCs w:val="24"/>
          <w:lang w:eastAsia="en-IN"/>
        </w:rPr>
        <w:t>cases</w:t>
      </w:r>
      <w:proofErr w:type="gramEnd"/>
      <w:r w:rsidRPr="002067A9">
        <w:rPr>
          <w:rFonts w:ascii="Segoe UI" w:eastAsia="Times New Roman" w:hAnsi="Segoe UI" w:cs="Segoe UI"/>
          <w:color w:val="161616"/>
          <w:sz w:val="24"/>
          <w:szCs w:val="24"/>
          <w:lang w:eastAsia="en-IN"/>
        </w:rPr>
        <w:t xml:space="preserve"> you might need to find the right dimension record based on </w:t>
      </w:r>
      <w:proofErr w:type="spellStart"/>
      <w:r w:rsidRPr="002067A9">
        <w:rPr>
          <w:rFonts w:ascii="Segoe UI" w:eastAsia="Times New Roman" w:hAnsi="Segoe UI" w:cs="Segoe UI"/>
          <w:color w:val="161616"/>
          <w:sz w:val="24"/>
          <w:szCs w:val="24"/>
          <w:lang w:eastAsia="en-IN"/>
        </w:rPr>
        <w:t>DateTime</w:t>
      </w:r>
      <w:proofErr w:type="spellEnd"/>
      <w:r w:rsidRPr="002067A9">
        <w:rPr>
          <w:rFonts w:ascii="Segoe UI" w:eastAsia="Times New Roman" w:hAnsi="Segoe UI" w:cs="Segoe UI"/>
          <w:color w:val="161616"/>
          <w:sz w:val="24"/>
          <w:szCs w:val="24"/>
          <w:lang w:eastAsia="en-IN"/>
        </w:rPr>
        <w:t xml:space="preserve"> columns that indicate the period of validity for each version of the dimension.</w:t>
      </w:r>
    </w:p>
    <w:p w14:paraId="38127985" w14:textId="77777777" w:rsidR="002067A9" w:rsidRPr="002067A9" w:rsidRDefault="002067A9" w:rsidP="002067A9">
      <w:pPr>
        <w:shd w:val="clear" w:color="auto" w:fill="FFFFFF"/>
        <w:spacing w:before="100" w:beforeAutospacing="1" w:after="100" w:afterAutospacing="1" w:line="240" w:lineRule="auto"/>
        <w:rPr>
          <w:rFonts w:ascii="Segoe UI" w:eastAsia="Times New Roman" w:hAnsi="Segoe UI" w:cs="Segoe UI"/>
          <w:color w:val="161616"/>
          <w:sz w:val="24"/>
          <w:szCs w:val="24"/>
          <w:lang w:eastAsia="en-IN"/>
        </w:rPr>
      </w:pPr>
      <w:r w:rsidRPr="002067A9">
        <w:rPr>
          <w:rFonts w:ascii="Segoe UI" w:eastAsia="Times New Roman" w:hAnsi="Segoe UI" w:cs="Segoe UI"/>
          <w:color w:val="161616"/>
          <w:sz w:val="24"/>
          <w:szCs w:val="24"/>
          <w:lang w:eastAsia="en-IN"/>
        </w:rPr>
        <w:lastRenderedPageBreak/>
        <w:t>The following example assumes that the dimension records have an incrementing surrogate key, and that the most recently added version of a specific dimension instance (which will have the highest key value) should be used.</w:t>
      </w:r>
    </w:p>
    <w:p w14:paraId="443FB2A3" w14:textId="26D84C05" w:rsidR="00564827" w:rsidRDefault="00D921C8" w:rsidP="004D56F7">
      <w:pPr>
        <w:pStyle w:val="NormalWeb"/>
        <w:shd w:val="clear" w:color="auto" w:fill="FFFFFF"/>
        <w:rPr>
          <w:rFonts w:ascii="Segoe UI" w:hAnsi="Segoe UI" w:cs="Segoe UI"/>
          <w:color w:val="161616"/>
        </w:rPr>
      </w:pPr>
      <w:r w:rsidRPr="00D921C8">
        <w:rPr>
          <w:rFonts w:ascii="Segoe UI" w:hAnsi="Segoe UI" w:cs="Segoe UI"/>
          <w:color w:val="161616"/>
        </w:rPr>
        <w:drawing>
          <wp:inline distT="0" distB="0" distL="0" distR="0" wp14:anchorId="52E9228C" wp14:editId="54DF40AE">
            <wp:extent cx="4648439" cy="3505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439" cy="3505380"/>
                    </a:xfrm>
                    <a:prstGeom prst="rect">
                      <a:avLst/>
                    </a:prstGeom>
                  </pic:spPr>
                </pic:pic>
              </a:graphicData>
            </a:graphic>
          </wp:inline>
        </w:drawing>
      </w:r>
    </w:p>
    <w:p w14:paraId="2082DA5C" w14:textId="77777777" w:rsidR="002248C0" w:rsidRDefault="002248C0" w:rsidP="002248C0">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Perform post load optimization</w:t>
      </w:r>
    </w:p>
    <w:p w14:paraId="72610B7E" w14:textId="77777777" w:rsidR="00102880" w:rsidRDefault="00102880" w:rsidP="00102880">
      <w:pPr>
        <w:pStyle w:val="NormalWeb"/>
        <w:shd w:val="clear" w:color="auto" w:fill="FFFFFF"/>
        <w:rPr>
          <w:rFonts w:ascii="Segoe UI" w:hAnsi="Segoe UI" w:cs="Segoe UI"/>
          <w:color w:val="161616"/>
        </w:rPr>
      </w:pPr>
      <w:r>
        <w:rPr>
          <w:rFonts w:ascii="Segoe UI" w:hAnsi="Segoe UI" w:cs="Segoe UI"/>
          <w:color w:val="161616"/>
        </w:rPr>
        <w:t>After loading new data into the data warehouse, it's a good idea to rebuild the table indexes and update statistics on commonly queried columns.</w:t>
      </w:r>
    </w:p>
    <w:p w14:paraId="1002C555" w14:textId="77777777" w:rsidR="00102880" w:rsidRPr="00102880" w:rsidRDefault="00102880" w:rsidP="00102880">
      <w:pPr>
        <w:pStyle w:val="Heading2"/>
        <w:shd w:val="clear" w:color="auto" w:fill="FFFFFF"/>
        <w:spacing w:before="480" w:after="180"/>
        <w:rPr>
          <w:rFonts w:ascii="Segoe UI" w:hAnsi="Segoe UI" w:cs="Segoe UI"/>
          <w:b/>
          <w:bCs/>
          <w:color w:val="161616"/>
        </w:rPr>
      </w:pPr>
      <w:r w:rsidRPr="00102880">
        <w:rPr>
          <w:rFonts w:ascii="Segoe UI" w:hAnsi="Segoe UI" w:cs="Segoe UI"/>
          <w:b/>
          <w:bCs/>
          <w:color w:val="161616"/>
        </w:rPr>
        <w:t>Rebuild indexes</w:t>
      </w:r>
    </w:p>
    <w:p w14:paraId="5558F85D" w14:textId="77777777" w:rsidR="00102880" w:rsidRDefault="00102880" w:rsidP="00102880">
      <w:pPr>
        <w:pStyle w:val="NormalWeb"/>
        <w:shd w:val="clear" w:color="auto" w:fill="FFFFFF"/>
        <w:rPr>
          <w:rFonts w:ascii="Segoe UI" w:hAnsi="Segoe UI" w:cs="Segoe UI"/>
          <w:color w:val="161616"/>
        </w:rPr>
      </w:pPr>
      <w:r>
        <w:rPr>
          <w:rFonts w:ascii="Segoe UI" w:hAnsi="Segoe UI" w:cs="Segoe UI"/>
          <w:color w:val="161616"/>
        </w:rPr>
        <w:t>The following example rebuilds all indexes on the </w:t>
      </w:r>
      <w:proofErr w:type="spellStart"/>
      <w:r>
        <w:rPr>
          <w:rStyle w:val="Strong"/>
          <w:rFonts w:ascii="Segoe UI" w:eastAsiaTheme="majorEastAsia" w:hAnsi="Segoe UI" w:cs="Segoe UI"/>
          <w:color w:val="161616"/>
        </w:rPr>
        <w:t>DimProduct</w:t>
      </w:r>
      <w:proofErr w:type="spellEnd"/>
      <w:r>
        <w:rPr>
          <w:rFonts w:ascii="Segoe UI" w:hAnsi="Segoe UI" w:cs="Segoe UI"/>
          <w:color w:val="161616"/>
        </w:rPr>
        <w:t> table.</w:t>
      </w:r>
    </w:p>
    <w:p w14:paraId="55B16CBA" w14:textId="7AEF8793" w:rsidR="00722B66" w:rsidRDefault="005F796C" w:rsidP="008B5305">
      <w:pPr>
        <w:pStyle w:val="alert-title"/>
        <w:spacing w:before="0" w:beforeAutospacing="0" w:after="0" w:afterAutospacing="0"/>
        <w:rPr>
          <w:rFonts w:ascii="Segoe UI" w:hAnsi="Segoe UI" w:cs="Segoe UI"/>
          <w:color w:val="161616"/>
        </w:rPr>
      </w:pPr>
      <w:r w:rsidRPr="005F796C">
        <w:rPr>
          <w:rFonts w:ascii="Segoe UI" w:hAnsi="Segoe UI" w:cs="Segoe UI"/>
          <w:color w:val="161616"/>
        </w:rPr>
        <w:drawing>
          <wp:inline distT="0" distB="0" distL="0" distR="0" wp14:anchorId="5231002C" wp14:editId="3CE075DF">
            <wp:extent cx="2933851" cy="35561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3851" cy="355618"/>
                    </a:xfrm>
                    <a:prstGeom prst="rect">
                      <a:avLst/>
                    </a:prstGeom>
                  </pic:spPr>
                </pic:pic>
              </a:graphicData>
            </a:graphic>
          </wp:inline>
        </w:drawing>
      </w:r>
    </w:p>
    <w:p w14:paraId="0F85590F" w14:textId="77777777" w:rsidR="005F796C" w:rsidRDefault="005F796C" w:rsidP="005F796C">
      <w:pPr>
        <w:pStyle w:val="alert-title"/>
        <w:spacing w:before="0" w:beforeAutospacing="0" w:after="0" w:afterAutospacing="0"/>
        <w:rPr>
          <w:rFonts w:ascii="Segoe UI" w:hAnsi="Segoe UI" w:cs="Segoe UI"/>
          <w:b/>
          <w:bCs/>
        </w:rPr>
      </w:pPr>
      <w:r>
        <w:rPr>
          <w:rFonts w:ascii="Segoe UI" w:hAnsi="Segoe UI" w:cs="Segoe UI"/>
          <w:b/>
          <w:bCs/>
        </w:rPr>
        <w:t>Tip</w:t>
      </w:r>
    </w:p>
    <w:p w14:paraId="09B6472E" w14:textId="77777777" w:rsidR="005F796C" w:rsidRDefault="005F796C" w:rsidP="005F796C">
      <w:pPr>
        <w:pStyle w:val="NormalWeb"/>
        <w:rPr>
          <w:rFonts w:ascii="Segoe UI" w:hAnsi="Segoe UI" w:cs="Segoe UI"/>
          <w:color w:val="161616"/>
        </w:rPr>
      </w:pPr>
      <w:r>
        <w:rPr>
          <w:rFonts w:ascii="Segoe UI" w:hAnsi="Segoe UI" w:cs="Segoe UI"/>
          <w:color w:val="161616"/>
        </w:rPr>
        <w:t>For more information about rebuilding indexes, see the </w:t>
      </w:r>
      <w:hyperlink r:id="rId51" w:tgtFrame="az-portal" w:history="1">
        <w:r>
          <w:rPr>
            <w:rStyle w:val="Hyperlink"/>
            <w:rFonts w:ascii="Segoe UI" w:eastAsiaTheme="majorEastAsia" w:hAnsi="Segoe UI" w:cs="Segoe UI"/>
            <w:b/>
            <w:bCs/>
          </w:rPr>
          <w:t>Indexes on dedicated SQL pool tables in Azure Synapse Analytics</w:t>
        </w:r>
      </w:hyperlink>
      <w:r>
        <w:rPr>
          <w:rFonts w:ascii="Segoe UI" w:hAnsi="Segoe UI" w:cs="Segoe UI"/>
          <w:color w:val="161616"/>
        </w:rPr>
        <w:t> article in the Azure Synapse Analytics documentation.</w:t>
      </w:r>
    </w:p>
    <w:p w14:paraId="4CB61571" w14:textId="77777777" w:rsidR="005F796C" w:rsidRPr="005F796C" w:rsidRDefault="005F796C" w:rsidP="005F796C">
      <w:pPr>
        <w:pStyle w:val="Heading2"/>
        <w:shd w:val="clear" w:color="auto" w:fill="FFFFFF"/>
        <w:spacing w:before="480" w:after="180"/>
        <w:rPr>
          <w:rFonts w:ascii="Segoe UI" w:hAnsi="Segoe UI" w:cs="Segoe UI"/>
          <w:b/>
          <w:bCs/>
          <w:color w:val="161616"/>
        </w:rPr>
      </w:pPr>
      <w:r w:rsidRPr="005F796C">
        <w:rPr>
          <w:rFonts w:ascii="Segoe UI" w:hAnsi="Segoe UI" w:cs="Segoe UI"/>
          <w:b/>
          <w:bCs/>
          <w:color w:val="161616"/>
        </w:rPr>
        <w:lastRenderedPageBreak/>
        <w:t>Update statistics</w:t>
      </w:r>
    </w:p>
    <w:p w14:paraId="0061719D" w14:textId="77777777" w:rsidR="005F796C" w:rsidRDefault="005F796C" w:rsidP="005F796C">
      <w:pPr>
        <w:pStyle w:val="NormalWeb"/>
        <w:shd w:val="clear" w:color="auto" w:fill="FFFFFF"/>
        <w:rPr>
          <w:rFonts w:ascii="Segoe UI" w:hAnsi="Segoe UI" w:cs="Segoe UI"/>
          <w:color w:val="161616"/>
        </w:rPr>
      </w:pPr>
      <w:r>
        <w:rPr>
          <w:rFonts w:ascii="Segoe UI" w:hAnsi="Segoe UI" w:cs="Segoe UI"/>
          <w:color w:val="161616"/>
        </w:rPr>
        <w:t>The following example creates statistics on the </w:t>
      </w:r>
      <w:proofErr w:type="spellStart"/>
      <w:r>
        <w:rPr>
          <w:rStyle w:val="Strong"/>
          <w:rFonts w:ascii="Segoe UI" w:eastAsiaTheme="majorEastAsia" w:hAnsi="Segoe UI" w:cs="Segoe UI"/>
          <w:color w:val="161616"/>
        </w:rPr>
        <w:t>ProductCategory</w:t>
      </w:r>
      <w:proofErr w:type="spellEnd"/>
      <w:r>
        <w:rPr>
          <w:rFonts w:ascii="Segoe UI" w:hAnsi="Segoe UI" w:cs="Segoe UI"/>
          <w:color w:val="161616"/>
        </w:rPr>
        <w:t> column of the </w:t>
      </w:r>
      <w:proofErr w:type="spellStart"/>
      <w:r>
        <w:rPr>
          <w:rStyle w:val="Strong"/>
          <w:rFonts w:ascii="Segoe UI" w:eastAsiaTheme="majorEastAsia" w:hAnsi="Segoe UI" w:cs="Segoe UI"/>
          <w:color w:val="161616"/>
        </w:rPr>
        <w:t>DimProduct</w:t>
      </w:r>
      <w:proofErr w:type="spellEnd"/>
      <w:r>
        <w:rPr>
          <w:rFonts w:ascii="Segoe UI" w:hAnsi="Segoe UI" w:cs="Segoe UI"/>
          <w:color w:val="161616"/>
        </w:rPr>
        <w:t> table:</w:t>
      </w:r>
    </w:p>
    <w:p w14:paraId="7C9814D1" w14:textId="4AAA6971" w:rsidR="00AE2626" w:rsidRDefault="00F9639A" w:rsidP="00D736A1">
      <w:pPr>
        <w:pStyle w:val="NormalWeb"/>
        <w:shd w:val="clear" w:color="auto" w:fill="FFFFFF"/>
        <w:rPr>
          <w:rFonts w:ascii="Segoe UI" w:hAnsi="Segoe UI" w:cs="Segoe UI"/>
          <w:color w:val="161616"/>
          <w:shd w:val="clear" w:color="auto" w:fill="FFFFFF"/>
        </w:rPr>
      </w:pPr>
      <w:r w:rsidRPr="00F9639A">
        <w:rPr>
          <w:rFonts w:ascii="Segoe UI" w:hAnsi="Segoe UI" w:cs="Segoe UI"/>
          <w:color w:val="161616"/>
          <w:shd w:val="clear" w:color="auto" w:fill="FFFFFF"/>
        </w:rPr>
        <w:drawing>
          <wp:inline distT="0" distB="0" distL="0" distR="0" wp14:anchorId="069BFBE8" wp14:editId="291B9D51">
            <wp:extent cx="2971953" cy="495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1953" cy="495325"/>
                    </a:xfrm>
                    <a:prstGeom prst="rect">
                      <a:avLst/>
                    </a:prstGeom>
                  </pic:spPr>
                </pic:pic>
              </a:graphicData>
            </a:graphic>
          </wp:inline>
        </w:drawing>
      </w:r>
    </w:p>
    <w:p w14:paraId="619A36AE" w14:textId="77777777" w:rsidR="00F9639A" w:rsidRDefault="00F9639A" w:rsidP="00F9639A">
      <w:pPr>
        <w:pStyle w:val="alert-title"/>
        <w:spacing w:before="0" w:beforeAutospacing="0" w:after="0" w:afterAutospacing="0"/>
        <w:rPr>
          <w:rFonts w:ascii="Segoe UI" w:hAnsi="Segoe UI" w:cs="Segoe UI"/>
          <w:b/>
          <w:bCs/>
        </w:rPr>
      </w:pPr>
      <w:r>
        <w:rPr>
          <w:rFonts w:ascii="Segoe UI" w:hAnsi="Segoe UI" w:cs="Segoe UI"/>
          <w:b/>
          <w:bCs/>
        </w:rPr>
        <w:t>Tip</w:t>
      </w:r>
    </w:p>
    <w:p w14:paraId="74309892" w14:textId="77777777" w:rsidR="00F9639A" w:rsidRDefault="00F9639A" w:rsidP="00F9639A">
      <w:pPr>
        <w:pStyle w:val="NormalWeb"/>
        <w:rPr>
          <w:rFonts w:ascii="Segoe UI" w:hAnsi="Segoe UI" w:cs="Segoe UI"/>
          <w:color w:val="161616"/>
        </w:rPr>
      </w:pPr>
      <w:r>
        <w:rPr>
          <w:rFonts w:ascii="Segoe UI" w:hAnsi="Segoe UI" w:cs="Segoe UI"/>
          <w:color w:val="161616"/>
        </w:rPr>
        <w:t>For more information about updating statistics, see the </w:t>
      </w:r>
      <w:hyperlink r:id="rId53" w:tgtFrame="az-portal" w:history="1">
        <w:r>
          <w:rPr>
            <w:rStyle w:val="Hyperlink"/>
            <w:rFonts w:ascii="Segoe UI" w:eastAsiaTheme="majorEastAsia" w:hAnsi="Segoe UI" w:cs="Segoe UI"/>
            <w:b/>
            <w:bCs/>
          </w:rPr>
          <w:t>Table statistics for dedicated SQL pool in Azure Synapse Analytics</w:t>
        </w:r>
      </w:hyperlink>
      <w:r>
        <w:rPr>
          <w:rFonts w:ascii="Segoe UI" w:hAnsi="Segoe UI" w:cs="Segoe UI"/>
          <w:color w:val="161616"/>
        </w:rPr>
        <w:t> article in the Azure Synapse Analytics documentation.</w:t>
      </w:r>
    </w:p>
    <w:p w14:paraId="3F4E1BCA" w14:textId="77777777" w:rsidR="00BF670E" w:rsidRDefault="00BF670E" w:rsidP="00BF670E">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Exercise - load data into a relational data warehouse</w:t>
      </w:r>
    </w:p>
    <w:p w14:paraId="74BD96F8" w14:textId="2C830A49" w:rsidR="00F9639A" w:rsidRDefault="001A58D5" w:rsidP="00D736A1">
      <w:pPr>
        <w:pStyle w:val="NormalWeb"/>
        <w:shd w:val="clear" w:color="auto" w:fill="FFFFFF"/>
        <w:rPr>
          <w:rFonts w:ascii="Segoe UI" w:hAnsi="Segoe UI" w:cs="Segoe UI"/>
          <w:color w:val="161616"/>
          <w:shd w:val="clear" w:color="auto" w:fill="FFFFFF"/>
        </w:rPr>
      </w:pPr>
      <w:hyperlink r:id="rId54" w:history="1">
        <w:r w:rsidRPr="00733773">
          <w:rPr>
            <w:rStyle w:val="Hyperlink"/>
            <w:rFonts w:ascii="Segoe UI" w:hAnsi="Segoe UI" w:cs="Segoe UI"/>
            <w:shd w:val="clear" w:color="auto" w:fill="FFFFFF"/>
          </w:rPr>
          <w:t>https://microsoftlearning.github.io/dp-203-azure-data-engineer/Instructions/Labs/09-Load-Data-into-Data-Warehouse.html</w:t>
        </w:r>
      </w:hyperlink>
    </w:p>
    <w:p w14:paraId="05381BD5" w14:textId="2AE99DCA" w:rsidR="001A58D5" w:rsidRDefault="008665CB" w:rsidP="00D736A1">
      <w:pPr>
        <w:pStyle w:val="NormalWeb"/>
        <w:shd w:val="clear" w:color="auto" w:fill="FFFFFF"/>
        <w:rPr>
          <w:rFonts w:ascii="Segoe UI" w:hAnsi="Segoe UI" w:cs="Segoe UI"/>
          <w:color w:val="161616"/>
          <w:shd w:val="clear" w:color="auto" w:fill="FFFFFF"/>
        </w:rPr>
      </w:pPr>
      <w:r w:rsidRPr="008665CB">
        <w:rPr>
          <w:rFonts w:ascii="Segoe UI" w:hAnsi="Segoe UI" w:cs="Segoe UI"/>
          <w:color w:val="161616"/>
          <w:shd w:val="clear" w:color="auto" w:fill="FFFFFF"/>
        </w:rPr>
        <w:drawing>
          <wp:inline distT="0" distB="0" distL="0" distR="0" wp14:anchorId="5F5724B3" wp14:editId="4B7C4151">
            <wp:extent cx="5731510" cy="3378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78200"/>
                    </a:xfrm>
                    <a:prstGeom prst="rect">
                      <a:avLst/>
                    </a:prstGeom>
                  </pic:spPr>
                </pic:pic>
              </a:graphicData>
            </a:graphic>
          </wp:inline>
        </w:drawing>
      </w:r>
    </w:p>
    <w:p w14:paraId="59C88BFF" w14:textId="00D0CCEB" w:rsidR="00116FE5" w:rsidRDefault="00A7018D" w:rsidP="00E20C2A">
      <w:pPr>
        <w:pStyle w:val="NormalWeb"/>
        <w:shd w:val="clear" w:color="auto" w:fill="FFFFFF"/>
      </w:pPr>
      <w:r>
        <w:rPr>
          <w:rFonts w:ascii="Segoe UI" w:hAnsi="Segoe UI" w:cs="Segoe UI"/>
          <w:color w:val="161616"/>
          <w:shd w:val="clear" w:color="auto" w:fill="FFFFFF"/>
        </w:rPr>
        <w:t>Loading data warehouse tables is a core task for data engineers. This module introduced some common SQL-based techniques that you can use to stage and load data in a relational data warehouse that's hosted in a dedicated SQL pool in Azure Synapse Analytics.</w:t>
      </w:r>
    </w:p>
    <w:sectPr w:rsidR="00116F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9E5E1" w14:textId="77777777" w:rsidR="00DD68D5" w:rsidRDefault="00DD68D5" w:rsidP="00DD68D5">
      <w:pPr>
        <w:spacing w:after="0" w:line="240" w:lineRule="auto"/>
      </w:pPr>
      <w:r>
        <w:separator/>
      </w:r>
    </w:p>
  </w:endnote>
  <w:endnote w:type="continuationSeparator" w:id="0">
    <w:p w14:paraId="37F1D87A" w14:textId="77777777" w:rsidR="00DD68D5" w:rsidRDefault="00DD68D5" w:rsidP="00DD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4B6D1" w14:textId="77777777" w:rsidR="00DD68D5" w:rsidRDefault="00DD68D5" w:rsidP="00DD68D5">
      <w:pPr>
        <w:spacing w:after="0" w:line="240" w:lineRule="auto"/>
      </w:pPr>
      <w:r>
        <w:separator/>
      </w:r>
    </w:p>
  </w:footnote>
  <w:footnote w:type="continuationSeparator" w:id="0">
    <w:p w14:paraId="3BEEB50A" w14:textId="77777777" w:rsidR="00DD68D5" w:rsidRDefault="00DD68D5" w:rsidP="00DD6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4743A"/>
    <w:multiLevelType w:val="multilevel"/>
    <w:tmpl w:val="5B40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2B593B"/>
    <w:multiLevelType w:val="multilevel"/>
    <w:tmpl w:val="E086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7270BC"/>
    <w:multiLevelType w:val="multilevel"/>
    <w:tmpl w:val="72745268"/>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3" w15:restartNumberingAfterBreak="0">
    <w:nsid w:val="6B2E13D6"/>
    <w:multiLevelType w:val="multilevel"/>
    <w:tmpl w:val="5B00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996A3E"/>
    <w:multiLevelType w:val="multilevel"/>
    <w:tmpl w:val="31BC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524CC6"/>
    <w:multiLevelType w:val="multilevel"/>
    <w:tmpl w:val="FBEA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7C09B1"/>
    <w:multiLevelType w:val="multilevel"/>
    <w:tmpl w:val="EF2A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567562"/>
    <w:multiLevelType w:val="multilevel"/>
    <w:tmpl w:val="243A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3822517">
    <w:abstractNumId w:val="5"/>
  </w:num>
  <w:num w:numId="2" w16cid:durableId="311443659">
    <w:abstractNumId w:val="7"/>
  </w:num>
  <w:num w:numId="3" w16cid:durableId="464394397">
    <w:abstractNumId w:val="2"/>
  </w:num>
  <w:num w:numId="4" w16cid:durableId="794101998">
    <w:abstractNumId w:val="3"/>
  </w:num>
  <w:num w:numId="5" w16cid:durableId="1263033862">
    <w:abstractNumId w:val="4"/>
  </w:num>
  <w:num w:numId="6" w16cid:durableId="1202326968">
    <w:abstractNumId w:val="1"/>
  </w:num>
  <w:num w:numId="7" w16cid:durableId="120341209">
    <w:abstractNumId w:val="0"/>
  </w:num>
  <w:num w:numId="8" w16cid:durableId="143081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D5"/>
    <w:rsid w:val="00096314"/>
    <w:rsid w:val="000A042A"/>
    <w:rsid w:val="00102880"/>
    <w:rsid w:val="00116FE5"/>
    <w:rsid w:val="00166203"/>
    <w:rsid w:val="001735ED"/>
    <w:rsid w:val="001954C5"/>
    <w:rsid w:val="001A58D5"/>
    <w:rsid w:val="001A7182"/>
    <w:rsid w:val="001C48B4"/>
    <w:rsid w:val="001D46CD"/>
    <w:rsid w:val="002033D9"/>
    <w:rsid w:val="002067A9"/>
    <w:rsid w:val="00206F22"/>
    <w:rsid w:val="002248C0"/>
    <w:rsid w:val="00224D58"/>
    <w:rsid w:val="00282DC5"/>
    <w:rsid w:val="002B538F"/>
    <w:rsid w:val="002B7632"/>
    <w:rsid w:val="002D1C20"/>
    <w:rsid w:val="002F0942"/>
    <w:rsid w:val="00300269"/>
    <w:rsid w:val="003468D1"/>
    <w:rsid w:val="003A72CA"/>
    <w:rsid w:val="003C41F5"/>
    <w:rsid w:val="003E7876"/>
    <w:rsid w:val="003F0499"/>
    <w:rsid w:val="00423A3E"/>
    <w:rsid w:val="00442CB0"/>
    <w:rsid w:val="00453B2F"/>
    <w:rsid w:val="00463485"/>
    <w:rsid w:val="00466AA1"/>
    <w:rsid w:val="00467F98"/>
    <w:rsid w:val="00487A79"/>
    <w:rsid w:val="004B3093"/>
    <w:rsid w:val="004D3EBC"/>
    <w:rsid w:val="004D56F7"/>
    <w:rsid w:val="00517A77"/>
    <w:rsid w:val="00532AAB"/>
    <w:rsid w:val="00562066"/>
    <w:rsid w:val="00564827"/>
    <w:rsid w:val="005C0ED1"/>
    <w:rsid w:val="005F0870"/>
    <w:rsid w:val="005F796C"/>
    <w:rsid w:val="00604690"/>
    <w:rsid w:val="00672CF4"/>
    <w:rsid w:val="006B4515"/>
    <w:rsid w:val="006B61DF"/>
    <w:rsid w:val="006F6632"/>
    <w:rsid w:val="00722B66"/>
    <w:rsid w:val="007840DB"/>
    <w:rsid w:val="007A4046"/>
    <w:rsid w:val="008136FF"/>
    <w:rsid w:val="00813D05"/>
    <w:rsid w:val="00844D8F"/>
    <w:rsid w:val="008665CB"/>
    <w:rsid w:val="0088252D"/>
    <w:rsid w:val="008A0361"/>
    <w:rsid w:val="008B5305"/>
    <w:rsid w:val="008C5CCF"/>
    <w:rsid w:val="008F473E"/>
    <w:rsid w:val="00911930"/>
    <w:rsid w:val="00927947"/>
    <w:rsid w:val="00946CCF"/>
    <w:rsid w:val="00960A12"/>
    <w:rsid w:val="00990F13"/>
    <w:rsid w:val="0099614A"/>
    <w:rsid w:val="009F4CA1"/>
    <w:rsid w:val="00A7018D"/>
    <w:rsid w:val="00A83570"/>
    <w:rsid w:val="00AA1211"/>
    <w:rsid w:val="00AE2626"/>
    <w:rsid w:val="00B04B06"/>
    <w:rsid w:val="00B354CE"/>
    <w:rsid w:val="00B367EE"/>
    <w:rsid w:val="00BA73EB"/>
    <w:rsid w:val="00BB4286"/>
    <w:rsid w:val="00BC0CD2"/>
    <w:rsid w:val="00BD1999"/>
    <w:rsid w:val="00BD2688"/>
    <w:rsid w:val="00BF39D6"/>
    <w:rsid w:val="00BF670E"/>
    <w:rsid w:val="00C030F4"/>
    <w:rsid w:val="00C06A32"/>
    <w:rsid w:val="00C365DC"/>
    <w:rsid w:val="00C40964"/>
    <w:rsid w:val="00C558D0"/>
    <w:rsid w:val="00CC780F"/>
    <w:rsid w:val="00CE4684"/>
    <w:rsid w:val="00CE7900"/>
    <w:rsid w:val="00CF2029"/>
    <w:rsid w:val="00D36945"/>
    <w:rsid w:val="00D42B2D"/>
    <w:rsid w:val="00D53476"/>
    <w:rsid w:val="00D57D38"/>
    <w:rsid w:val="00D736A1"/>
    <w:rsid w:val="00D844BD"/>
    <w:rsid w:val="00D921C8"/>
    <w:rsid w:val="00DA0A6A"/>
    <w:rsid w:val="00DA10C4"/>
    <w:rsid w:val="00DD38B7"/>
    <w:rsid w:val="00DD68D5"/>
    <w:rsid w:val="00DD777B"/>
    <w:rsid w:val="00DE0488"/>
    <w:rsid w:val="00E20C2A"/>
    <w:rsid w:val="00E2189A"/>
    <w:rsid w:val="00E25868"/>
    <w:rsid w:val="00E60A73"/>
    <w:rsid w:val="00E91731"/>
    <w:rsid w:val="00F70ECC"/>
    <w:rsid w:val="00F8345E"/>
    <w:rsid w:val="00F9639A"/>
    <w:rsid w:val="00FA401F"/>
    <w:rsid w:val="00FB0535"/>
    <w:rsid w:val="00FC018F"/>
    <w:rsid w:val="00FC0F2A"/>
    <w:rsid w:val="00FD0BA9"/>
    <w:rsid w:val="00FD4A4F"/>
    <w:rsid w:val="00FD514F"/>
    <w:rsid w:val="00FE0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B40B7"/>
  <w15:chartTrackingRefBased/>
  <w15:docId w15:val="{FD9217BE-34AD-4F09-B3B9-4A03F62A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68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57D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7D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8D5"/>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423A3E"/>
    <w:rPr>
      <w:i/>
      <w:iCs/>
    </w:rPr>
  </w:style>
  <w:style w:type="character" w:customStyle="1" w:styleId="Heading2Char">
    <w:name w:val="Heading 2 Char"/>
    <w:basedOn w:val="DefaultParagraphFont"/>
    <w:link w:val="Heading2"/>
    <w:uiPriority w:val="9"/>
    <w:semiHidden/>
    <w:rsid w:val="00D57D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57D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7D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7D38"/>
    <w:rPr>
      <w:b/>
      <w:bCs/>
    </w:rPr>
  </w:style>
  <w:style w:type="paragraph" w:customStyle="1" w:styleId="alert-title">
    <w:name w:val="alert-title"/>
    <w:basedOn w:val="Normal"/>
    <w:rsid w:val="001A71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AA1"/>
    <w:rPr>
      <w:color w:val="0563C1" w:themeColor="hyperlink"/>
      <w:u w:val="single"/>
    </w:rPr>
  </w:style>
  <w:style w:type="character" w:styleId="UnresolvedMention">
    <w:name w:val="Unresolved Mention"/>
    <w:basedOn w:val="DefaultParagraphFont"/>
    <w:uiPriority w:val="99"/>
    <w:semiHidden/>
    <w:unhideWhenUsed/>
    <w:rsid w:val="00466AA1"/>
    <w:rPr>
      <w:color w:val="605E5C"/>
      <w:shd w:val="clear" w:color="auto" w:fill="E1DFDD"/>
    </w:rPr>
  </w:style>
  <w:style w:type="character" w:styleId="HTMLCode">
    <w:name w:val="HTML Code"/>
    <w:basedOn w:val="DefaultParagraphFont"/>
    <w:uiPriority w:val="99"/>
    <w:semiHidden/>
    <w:unhideWhenUsed/>
    <w:rsid w:val="00463485"/>
    <w:rPr>
      <w:rFonts w:ascii="Courier New" w:eastAsia="Times New Roman" w:hAnsi="Courier New" w:cs="Courier New"/>
      <w:sz w:val="20"/>
      <w:szCs w:val="20"/>
    </w:rPr>
  </w:style>
  <w:style w:type="table" w:styleId="TableGrid">
    <w:name w:val="Table Grid"/>
    <w:basedOn w:val="TableNormal"/>
    <w:uiPriority w:val="39"/>
    <w:rsid w:val="00CF2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867">
      <w:bodyDiv w:val="1"/>
      <w:marLeft w:val="0"/>
      <w:marRight w:val="0"/>
      <w:marTop w:val="0"/>
      <w:marBottom w:val="0"/>
      <w:divBdr>
        <w:top w:val="none" w:sz="0" w:space="0" w:color="auto"/>
        <w:left w:val="none" w:sz="0" w:space="0" w:color="auto"/>
        <w:bottom w:val="none" w:sz="0" w:space="0" w:color="auto"/>
        <w:right w:val="none" w:sz="0" w:space="0" w:color="auto"/>
      </w:divBdr>
    </w:div>
    <w:div w:id="45765363">
      <w:bodyDiv w:val="1"/>
      <w:marLeft w:val="0"/>
      <w:marRight w:val="0"/>
      <w:marTop w:val="0"/>
      <w:marBottom w:val="0"/>
      <w:divBdr>
        <w:top w:val="none" w:sz="0" w:space="0" w:color="auto"/>
        <w:left w:val="none" w:sz="0" w:space="0" w:color="auto"/>
        <w:bottom w:val="none" w:sz="0" w:space="0" w:color="auto"/>
        <w:right w:val="none" w:sz="0" w:space="0" w:color="auto"/>
      </w:divBdr>
    </w:div>
    <w:div w:id="50158739">
      <w:bodyDiv w:val="1"/>
      <w:marLeft w:val="0"/>
      <w:marRight w:val="0"/>
      <w:marTop w:val="0"/>
      <w:marBottom w:val="0"/>
      <w:divBdr>
        <w:top w:val="none" w:sz="0" w:space="0" w:color="auto"/>
        <w:left w:val="none" w:sz="0" w:space="0" w:color="auto"/>
        <w:bottom w:val="none" w:sz="0" w:space="0" w:color="auto"/>
        <w:right w:val="none" w:sz="0" w:space="0" w:color="auto"/>
      </w:divBdr>
    </w:div>
    <w:div w:id="71200751">
      <w:bodyDiv w:val="1"/>
      <w:marLeft w:val="0"/>
      <w:marRight w:val="0"/>
      <w:marTop w:val="0"/>
      <w:marBottom w:val="0"/>
      <w:divBdr>
        <w:top w:val="none" w:sz="0" w:space="0" w:color="auto"/>
        <w:left w:val="none" w:sz="0" w:space="0" w:color="auto"/>
        <w:bottom w:val="none" w:sz="0" w:space="0" w:color="auto"/>
        <w:right w:val="none" w:sz="0" w:space="0" w:color="auto"/>
      </w:divBdr>
    </w:div>
    <w:div w:id="114447058">
      <w:bodyDiv w:val="1"/>
      <w:marLeft w:val="0"/>
      <w:marRight w:val="0"/>
      <w:marTop w:val="0"/>
      <w:marBottom w:val="0"/>
      <w:divBdr>
        <w:top w:val="none" w:sz="0" w:space="0" w:color="auto"/>
        <w:left w:val="none" w:sz="0" w:space="0" w:color="auto"/>
        <w:bottom w:val="none" w:sz="0" w:space="0" w:color="auto"/>
        <w:right w:val="none" w:sz="0" w:space="0" w:color="auto"/>
      </w:divBdr>
    </w:div>
    <w:div w:id="118650714">
      <w:bodyDiv w:val="1"/>
      <w:marLeft w:val="0"/>
      <w:marRight w:val="0"/>
      <w:marTop w:val="0"/>
      <w:marBottom w:val="0"/>
      <w:divBdr>
        <w:top w:val="none" w:sz="0" w:space="0" w:color="auto"/>
        <w:left w:val="none" w:sz="0" w:space="0" w:color="auto"/>
        <w:bottom w:val="none" w:sz="0" w:space="0" w:color="auto"/>
        <w:right w:val="none" w:sz="0" w:space="0" w:color="auto"/>
      </w:divBdr>
    </w:div>
    <w:div w:id="120075761">
      <w:bodyDiv w:val="1"/>
      <w:marLeft w:val="0"/>
      <w:marRight w:val="0"/>
      <w:marTop w:val="0"/>
      <w:marBottom w:val="0"/>
      <w:divBdr>
        <w:top w:val="none" w:sz="0" w:space="0" w:color="auto"/>
        <w:left w:val="none" w:sz="0" w:space="0" w:color="auto"/>
        <w:bottom w:val="none" w:sz="0" w:space="0" w:color="auto"/>
        <w:right w:val="none" w:sz="0" w:space="0" w:color="auto"/>
      </w:divBdr>
      <w:divsChild>
        <w:div w:id="811482930">
          <w:marLeft w:val="0"/>
          <w:marRight w:val="0"/>
          <w:marTop w:val="0"/>
          <w:marBottom w:val="0"/>
          <w:divBdr>
            <w:top w:val="none" w:sz="0" w:space="0" w:color="auto"/>
            <w:left w:val="none" w:sz="0" w:space="0" w:color="auto"/>
            <w:bottom w:val="none" w:sz="0" w:space="0" w:color="auto"/>
            <w:right w:val="none" w:sz="0" w:space="0" w:color="auto"/>
          </w:divBdr>
        </w:div>
      </w:divsChild>
    </w:div>
    <w:div w:id="124811019">
      <w:bodyDiv w:val="1"/>
      <w:marLeft w:val="0"/>
      <w:marRight w:val="0"/>
      <w:marTop w:val="0"/>
      <w:marBottom w:val="0"/>
      <w:divBdr>
        <w:top w:val="none" w:sz="0" w:space="0" w:color="auto"/>
        <w:left w:val="none" w:sz="0" w:space="0" w:color="auto"/>
        <w:bottom w:val="none" w:sz="0" w:space="0" w:color="auto"/>
        <w:right w:val="none" w:sz="0" w:space="0" w:color="auto"/>
      </w:divBdr>
    </w:div>
    <w:div w:id="128016266">
      <w:bodyDiv w:val="1"/>
      <w:marLeft w:val="0"/>
      <w:marRight w:val="0"/>
      <w:marTop w:val="0"/>
      <w:marBottom w:val="0"/>
      <w:divBdr>
        <w:top w:val="none" w:sz="0" w:space="0" w:color="auto"/>
        <w:left w:val="none" w:sz="0" w:space="0" w:color="auto"/>
        <w:bottom w:val="none" w:sz="0" w:space="0" w:color="auto"/>
        <w:right w:val="none" w:sz="0" w:space="0" w:color="auto"/>
      </w:divBdr>
    </w:div>
    <w:div w:id="141848978">
      <w:bodyDiv w:val="1"/>
      <w:marLeft w:val="0"/>
      <w:marRight w:val="0"/>
      <w:marTop w:val="0"/>
      <w:marBottom w:val="0"/>
      <w:divBdr>
        <w:top w:val="none" w:sz="0" w:space="0" w:color="auto"/>
        <w:left w:val="none" w:sz="0" w:space="0" w:color="auto"/>
        <w:bottom w:val="none" w:sz="0" w:space="0" w:color="auto"/>
        <w:right w:val="none" w:sz="0" w:space="0" w:color="auto"/>
      </w:divBdr>
      <w:divsChild>
        <w:div w:id="2029213532">
          <w:marLeft w:val="0"/>
          <w:marRight w:val="0"/>
          <w:marTop w:val="0"/>
          <w:marBottom w:val="0"/>
          <w:divBdr>
            <w:top w:val="none" w:sz="0" w:space="0" w:color="auto"/>
            <w:left w:val="none" w:sz="0" w:space="0" w:color="auto"/>
            <w:bottom w:val="none" w:sz="0" w:space="0" w:color="auto"/>
            <w:right w:val="none" w:sz="0" w:space="0" w:color="auto"/>
          </w:divBdr>
        </w:div>
      </w:divsChild>
    </w:div>
    <w:div w:id="179659152">
      <w:bodyDiv w:val="1"/>
      <w:marLeft w:val="0"/>
      <w:marRight w:val="0"/>
      <w:marTop w:val="0"/>
      <w:marBottom w:val="0"/>
      <w:divBdr>
        <w:top w:val="none" w:sz="0" w:space="0" w:color="auto"/>
        <w:left w:val="none" w:sz="0" w:space="0" w:color="auto"/>
        <w:bottom w:val="none" w:sz="0" w:space="0" w:color="auto"/>
        <w:right w:val="none" w:sz="0" w:space="0" w:color="auto"/>
      </w:divBdr>
    </w:div>
    <w:div w:id="202525566">
      <w:bodyDiv w:val="1"/>
      <w:marLeft w:val="0"/>
      <w:marRight w:val="0"/>
      <w:marTop w:val="0"/>
      <w:marBottom w:val="0"/>
      <w:divBdr>
        <w:top w:val="none" w:sz="0" w:space="0" w:color="auto"/>
        <w:left w:val="none" w:sz="0" w:space="0" w:color="auto"/>
        <w:bottom w:val="none" w:sz="0" w:space="0" w:color="auto"/>
        <w:right w:val="none" w:sz="0" w:space="0" w:color="auto"/>
      </w:divBdr>
      <w:divsChild>
        <w:div w:id="709379848">
          <w:marLeft w:val="0"/>
          <w:marRight w:val="0"/>
          <w:marTop w:val="0"/>
          <w:marBottom w:val="0"/>
          <w:divBdr>
            <w:top w:val="none" w:sz="0" w:space="0" w:color="auto"/>
            <w:left w:val="none" w:sz="0" w:space="0" w:color="auto"/>
            <w:bottom w:val="none" w:sz="0" w:space="0" w:color="auto"/>
            <w:right w:val="none" w:sz="0" w:space="0" w:color="auto"/>
          </w:divBdr>
        </w:div>
      </w:divsChild>
    </w:div>
    <w:div w:id="209070738">
      <w:bodyDiv w:val="1"/>
      <w:marLeft w:val="0"/>
      <w:marRight w:val="0"/>
      <w:marTop w:val="0"/>
      <w:marBottom w:val="0"/>
      <w:divBdr>
        <w:top w:val="none" w:sz="0" w:space="0" w:color="auto"/>
        <w:left w:val="none" w:sz="0" w:space="0" w:color="auto"/>
        <w:bottom w:val="none" w:sz="0" w:space="0" w:color="auto"/>
        <w:right w:val="none" w:sz="0" w:space="0" w:color="auto"/>
      </w:divBdr>
    </w:div>
    <w:div w:id="304548319">
      <w:bodyDiv w:val="1"/>
      <w:marLeft w:val="0"/>
      <w:marRight w:val="0"/>
      <w:marTop w:val="0"/>
      <w:marBottom w:val="0"/>
      <w:divBdr>
        <w:top w:val="none" w:sz="0" w:space="0" w:color="auto"/>
        <w:left w:val="none" w:sz="0" w:space="0" w:color="auto"/>
        <w:bottom w:val="none" w:sz="0" w:space="0" w:color="auto"/>
        <w:right w:val="none" w:sz="0" w:space="0" w:color="auto"/>
      </w:divBdr>
    </w:div>
    <w:div w:id="325134414">
      <w:bodyDiv w:val="1"/>
      <w:marLeft w:val="0"/>
      <w:marRight w:val="0"/>
      <w:marTop w:val="0"/>
      <w:marBottom w:val="0"/>
      <w:divBdr>
        <w:top w:val="none" w:sz="0" w:space="0" w:color="auto"/>
        <w:left w:val="none" w:sz="0" w:space="0" w:color="auto"/>
        <w:bottom w:val="none" w:sz="0" w:space="0" w:color="auto"/>
        <w:right w:val="none" w:sz="0" w:space="0" w:color="auto"/>
      </w:divBdr>
    </w:div>
    <w:div w:id="329020768">
      <w:bodyDiv w:val="1"/>
      <w:marLeft w:val="0"/>
      <w:marRight w:val="0"/>
      <w:marTop w:val="0"/>
      <w:marBottom w:val="0"/>
      <w:divBdr>
        <w:top w:val="none" w:sz="0" w:space="0" w:color="auto"/>
        <w:left w:val="none" w:sz="0" w:space="0" w:color="auto"/>
        <w:bottom w:val="none" w:sz="0" w:space="0" w:color="auto"/>
        <w:right w:val="none" w:sz="0" w:space="0" w:color="auto"/>
      </w:divBdr>
    </w:div>
    <w:div w:id="367224716">
      <w:bodyDiv w:val="1"/>
      <w:marLeft w:val="0"/>
      <w:marRight w:val="0"/>
      <w:marTop w:val="0"/>
      <w:marBottom w:val="0"/>
      <w:divBdr>
        <w:top w:val="none" w:sz="0" w:space="0" w:color="auto"/>
        <w:left w:val="none" w:sz="0" w:space="0" w:color="auto"/>
        <w:bottom w:val="none" w:sz="0" w:space="0" w:color="auto"/>
        <w:right w:val="none" w:sz="0" w:space="0" w:color="auto"/>
      </w:divBdr>
    </w:div>
    <w:div w:id="437530430">
      <w:bodyDiv w:val="1"/>
      <w:marLeft w:val="0"/>
      <w:marRight w:val="0"/>
      <w:marTop w:val="0"/>
      <w:marBottom w:val="0"/>
      <w:divBdr>
        <w:top w:val="none" w:sz="0" w:space="0" w:color="auto"/>
        <w:left w:val="none" w:sz="0" w:space="0" w:color="auto"/>
        <w:bottom w:val="none" w:sz="0" w:space="0" w:color="auto"/>
        <w:right w:val="none" w:sz="0" w:space="0" w:color="auto"/>
      </w:divBdr>
    </w:div>
    <w:div w:id="526136095">
      <w:bodyDiv w:val="1"/>
      <w:marLeft w:val="0"/>
      <w:marRight w:val="0"/>
      <w:marTop w:val="0"/>
      <w:marBottom w:val="0"/>
      <w:divBdr>
        <w:top w:val="none" w:sz="0" w:space="0" w:color="auto"/>
        <w:left w:val="none" w:sz="0" w:space="0" w:color="auto"/>
        <w:bottom w:val="none" w:sz="0" w:space="0" w:color="auto"/>
        <w:right w:val="none" w:sz="0" w:space="0" w:color="auto"/>
      </w:divBdr>
    </w:div>
    <w:div w:id="547029116">
      <w:bodyDiv w:val="1"/>
      <w:marLeft w:val="0"/>
      <w:marRight w:val="0"/>
      <w:marTop w:val="0"/>
      <w:marBottom w:val="0"/>
      <w:divBdr>
        <w:top w:val="none" w:sz="0" w:space="0" w:color="auto"/>
        <w:left w:val="none" w:sz="0" w:space="0" w:color="auto"/>
        <w:bottom w:val="none" w:sz="0" w:space="0" w:color="auto"/>
        <w:right w:val="none" w:sz="0" w:space="0" w:color="auto"/>
      </w:divBdr>
    </w:div>
    <w:div w:id="578834819">
      <w:bodyDiv w:val="1"/>
      <w:marLeft w:val="0"/>
      <w:marRight w:val="0"/>
      <w:marTop w:val="0"/>
      <w:marBottom w:val="0"/>
      <w:divBdr>
        <w:top w:val="none" w:sz="0" w:space="0" w:color="auto"/>
        <w:left w:val="none" w:sz="0" w:space="0" w:color="auto"/>
        <w:bottom w:val="none" w:sz="0" w:space="0" w:color="auto"/>
        <w:right w:val="none" w:sz="0" w:space="0" w:color="auto"/>
      </w:divBdr>
    </w:div>
    <w:div w:id="600142208">
      <w:bodyDiv w:val="1"/>
      <w:marLeft w:val="0"/>
      <w:marRight w:val="0"/>
      <w:marTop w:val="0"/>
      <w:marBottom w:val="0"/>
      <w:divBdr>
        <w:top w:val="none" w:sz="0" w:space="0" w:color="auto"/>
        <w:left w:val="none" w:sz="0" w:space="0" w:color="auto"/>
        <w:bottom w:val="none" w:sz="0" w:space="0" w:color="auto"/>
        <w:right w:val="none" w:sz="0" w:space="0" w:color="auto"/>
      </w:divBdr>
    </w:div>
    <w:div w:id="604577257">
      <w:bodyDiv w:val="1"/>
      <w:marLeft w:val="0"/>
      <w:marRight w:val="0"/>
      <w:marTop w:val="0"/>
      <w:marBottom w:val="0"/>
      <w:divBdr>
        <w:top w:val="none" w:sz="0" w:space="0" w:color="auto"/>
        <w:left w:val="none" w:sz="0" w:space="0" w:color="auto"/>
        <w:bottom w:val="none" w:sz="0" w:space="0" w:color="auto"/>
        <w:right w:val="none" w:sz="0" w:space="0" w:color="auto"/>
      </w:divBdr>
    </w:div>
    <w:div w:id="625433136">
      <w:bodyDiv w:val="1"/>
      <w:marLeft w:val="0"/>
      <w:marRight w:val="0"/>
      <w:marTop w:val="0"/>
      <w:marBottom w:val="0"/>
      <w:divBdr>
        <w:top w:val="none" w:sz="0" w:space="0" w:color="auto"/>
        <w:left w:val="none" w:sz="0" w:space="0" w:color="auto"/>
        <w:bottom w:val="none" w:sz="0" w:space="0" w:color="auto"/>
        <w:right w:val="none" w:sz="0" w:space="0" w:color="auto"/>
      </w:divBdr>
    </w:div>
    <w:div w:id="639268307">
      <w:bodyDiv w:val="1"/>
      <w:marLeft w:val="0"/>
      <w:marRight w:val="0"/>
      <w:marTop w:val="0"/>
      <w:marBottom w:val="0"/>
      <w:divBdr>
        <w:top w:val="none" w:sz="0" w:space="0" w:color="auto"/>
        <w:left w:val="none" w:sz="0" w:space="0" w:color="auto"/>
        <w:bottom w:val="none" w:sz="0" w:space="0" w:color="auto"/>
        <w:right w:val="none" w:sz="0" w:space="0" w:color="auto"/>
      </w:divBdr>
    </w:div>
    <w:div w:id="651255011">
      <w:bodyDiv w:val="1"/>
      <w:marLeft w:val="0"/>
      <w:marRight w:val="0"/>
      <w:marTop w:val="0"/>
      <w:marBottom w:val="0"/>
      <w:divBdr>
        <w:top w:val="none" w:sz="0" w:space="0" w:color="auto"/>
        <w:left w:val="none" w:sz="0" w:space="0" w:color="auto"/>
        <w:bottom w:val="none" w:sz="0" w:space="0" w:color="auto"/>
        <w:right w:val="none" w:sz="0" w:space="0" w:color="auto"/>
      </w:divBdr>
    </w:div>
    <w:div w:id="717242323">
      <w:bodyDiv w:val="1"/>
      <w:marLeft w:val="0"/>
      <w:marRight w:val="0"/>
      <w:marTop w:val="0"/>
      <w:marBottom w:val="0"/>
      <w:divBdr>
        <w:top w:val="none" w:sz="0" w:space="0" w:color="auto"/>
        <w:left w:val="none" w:sz="0" w:space="0" w:color="auto"/>
        <w:bottom w:val="none" w:sz="0" w:space="0" w:color="auto"/>
        <w:right w:val="none" w:sz="0" w:space="0" w:color="auto"/>
      </w:divBdr>
    </w:div>
    <w:div w:id="721321214">
      <w:bodyDiv w:val="1"/>
      <w:marLeft w:val="0"/>
      <w:marRight w:val="0"/>
      <w:marTop w:val="0"/>
      <w:marBottom w:val="0"/>
      <w:divBdr>
        <w:top w:val="none" w:sz="0" w:space="0" w:color="auto"/>
        <w:left w:val="none" w:sz="0" w:space="0" w:color="auto"/>
        <w:bottom w:val="none" w:sz="0" w:space="0" w:color="auto"/>
        <w:right w:val="none" w:sz="0" w:space="0" w:color="auto"/>
      </w:divBdr>
      <w:divsChild>
        <w:div w:id="67043422">
          <w:marLeft w:val="0"/>
          <w:marRight w:val="0"/>
          <w:marTop w:val="0"/>
          <w:marBottom w:val="0"/>
          <w:divBdr>
            <w:top w:val="none" w:sz="0" w:space="0" w:color="auto"/>
            <w:left w:val="none" w:sz="0" w:space="0" w:color="auto"/>
            <w:bottom w:val="none" w:sz="0" w:space="0" w:color="auto"/>
            <w:right w:val="none" w:sz="0" w:space="0" w:color="auto"/>
          </w:divBdr>
        </w:div>
      </w:divsChild>
    </w:div>
    <w:div w:id="784688770">
      <w:bodyDiv w:val="1"/>
      <w:marLeft w:val="0"/>
      <w:marRight w:val="0"/>
      <w:marTop w:val="0"/>
      <w:marBottom w:val="0"/>
      <w:divBdr>
        <w:top w:val="none" w:sz="0" w:space="0" w:color="auto"/>
        <w:left w:val="none" w:sz="0" w:space="0" w:color="auto"/>
        <w:bottom w:val="none" w:sz="0" w:space="0" w:color="auto"/>
        <w:right w:val="none" w:sz="0" w:space="0" w:color="auto"/>
      </w:divBdr>
      <w:divsChild>
        <w:div w:id="148442064">
          <w:marLeft w:val="0"/>
          <w:marRight w:val="0"/>
          <w:marTop w:val="0"/>
          <w:marBottom w:val="0"/>
          <w:divBdr>
            <w:top w:val="none" w:sz="0" w:space="0" w:color="auto"/>
            <w:left w:val="none" w:sz="0" w:space="0" w:color="auto"/>
            <w:bottom w:val="none" w:sz="0" w:space="0" w:color="auto"/>
            <w:right w:val="none" w:sz="0" w:space="0" w:color="auto"/>
          </w:divBdr>
        </w:div>
      </w:divsChild>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35921183">
      <w:bodyDiv w:val="1"/>
      <w:marLeft w:val="0"/>
      <w:marRight w:val="0"/>
      <w:marTop w:val="0"/>
      <w:marBottom w:val="0"/>
      <w:divBdr>
        <w:top w:val="none" w:sz="0" w:space="0" w:color="auto"/>
        <w:left w:val="none" w:sz="0" w:space="0" w:color="auto"/>
        <w:bottom w:val="none" w:sz="0" w:space="0" w:color="auto"/>
        <w:right w:val="none" w:sz="0" w:space="0" w:color="auto"/>
      </w:divBdr>
    </w:div>
    <w:div w:id="838347300">
      <w:bodyDiv w:val="1"/>
      <w:marLeft w:val="0"/>
      <w:marRight w:val="0"/>
      <w:marTop w:val="0"/>
      <w:marBottom w:val="0"/>
      <w:divBdr>
        <w:top w:val="none" w:sz="0" w:space="0" w:color="auto"/>
        <w:left w:val="none" w:sz="0" w:space="0" w:color="auto"/>
        <w:bottom w:val="none" w:sz="0" w:space="0" w:color="auto"/>
        <w:right w:val="none" w:sz="0" w:space="0" w:color="auto"/>
      </w:divBdr>
    </w:div>
    <w:div w:id="883908939">
      <w:bodyDiv w:val="1"/>
      <w:marLeft w:val="0"/>
      <w:marRight w:val="0"/>
      <w:marTop w:val="0"/>
      <w:marBottom w:val="0"/>
      <w:divBdr>
        <w:top w:val="none" w:sz="0" w:space="0" w:color="auto"/>
        <w:left w:val="none" w:sz="0" w:space="0" w:color="auto"/>
        <w:bottom w:val="none" w:sz="0" w:space="0" w:color="auto"/>
        <w:right w:val="none" w:sz="0" w:space="0" w:color="auto"/>
      </w:divBdr>
    </w:div>
    <w:div w:id="953561815">
      <w:bodyDiv w:val="1"/>
      <w:marLeft w:val="0"/>
      <w:marRight w:val="0"/>
      <w:marTop w:val="0"/>
      <w:marBottom w:val="0"/>
      <w:divBdr>
        <w:top w:val="none" w:sz="0" w:space="0" w:color="auto"/>
        <w:left w:val="none" w:sz="0" w:space="0" w:color="auto"/>
        <w:bottom w:val="none" w:sz="0" w:space="0" w:color="auto"/>
        <w:right w:val="none" w:sz="0" w:space="0" w:color="auto"/>
      </w:divBdr>
      <w:divsChild>
        <w:div w:id="1661343710">
          <w:marLeft w:val="0"/>
          <w:marRight w:val="0"/>
          <w:marTop w:val="0"/>
          <w:marBottom w:val="0"/>
          <w:divBdr>
            <w:top w:val="none" w:sz="0" w:space="0" w:color="auto"/>
            <w:left w:val="none" w:sz="0" w:space="0" w:color="auto"/>
            <w:bottom w:val="none" w:sz="0" w:space="0" w:color="auto"/>
            <w:right w:val="none" w:sz="0" w:space="0" w:color="auto"/>
          </w:divBdr>
        </w:div>
      </w:divsChild>
    </w:div>
    <w:div w:id="968973982">
      <w:bodyDiv w:val="1"/>
      <w:marLeft w:val="0"/>
      <w:marRight w:val="0"/>
      <w:marTop w:val="0"/>
      <w:marBottom w:val="0"/>
      <w:divBdr>
        <w:top w:val="none" w:sz="0" w:space="0" w:color="auto"/>
        <w:left w:val="none" w:sz="0" w:space="0" w:color="auto"/>
        <w:bottom w:val="none" w:sz="0" w:space="0" w:color="auto"/>
        <w:right w:val="none" w:sz="0" w:space="0" w:color="auto"/>
      </w:divBdr>
    </w:div>
    <w:div w:id="983696965">
      <w:bodyDiv w:val="1"/>
      <w:marLeft w:val="0"/>
      <w:marRight w:val="0"/>
      <w:marTop w:val="0"/>
      <w:marBottom w:val="0"/>
      <w:divBdr>
        <w:top w:val="none" w:sz="0" w:space="0" w:color="auto"/>
        <w:left w:val="none" w:sz="0" w:space="0" w:color="auto"/>
        <w:bottom w:val="none" w:sz="0" w:space="0" w:color="auto"/>
        <w:right w:val="none" w:sz="0" w:space="0" w:color="auto"/>
      </w:divBdr>
    </w:div>
    <w:div w:id="998535028">
      <w:bodyDiv w:val="1"/>
      <w:marLeft w:val="0"/>
      <w:marRight w:val="0"/>
      <w:marTop w:val="0"/>
      <w:marBottom w:val="0"/>
      <w:divBdr>
        <w:top w:val="none" w:sz="0" w:space="0" w:color="auto"/>
        <w:left w:val="none" w:sz="0" w:space="0" w:color="auto"/>
        <w:bottom w:val="none" w:sz="0" w:space="0" w:color="auto"/>
        <w:right w:val="none" w:sz="0" w:space="0" w:color="auto"/>
      </w:divBdr>
    </w:div>
    <w:div w:id="999381392">
      <w:bodyDiv w:val="1"/>
      <w:marLeft w:val="0"/>
      <w:marRight w:val="0"/>
      <w:marTop w:val="0"/>
      <w:marBottom w:val="0"/>
      <w:divBdr>
        <w:top w:val="none" w:sz="0" w:space="0" w:color="auto"/>
        <w:left w:val="none" w:sz="0" w:space="0" w:color="auto"/>
        <w:bottom w:val="none" w:sz="0" w:space="0" w:color="auto"/>
        <w:right w:val="none" w:sz="0" w:space="0" w:color="auto"/>
      </w:divBdr>
    </w:div>
    <w:div w:id="1015301540">
      <w:bodyDiv w:val="1"/>
      <w:marLeft w:val="0"/>
      <w:marRight w:val="0"/>
      <w:marTop w:val="0"/>
      <w:marBottom w:val="0"/>
      <w:divBdr>
        <w:top w:val="none" w:sz="0" w:space="0" w:color="auto"/>
        <w:left w:val="none" w:sz="0" w:space="0" w:color="auto"/>
        <w:bottom w:val="none" w:sz="0" w:space="0" w:color="auto"/>
        <w:right w:val="none" w:sz="0" w:space="0" w:color="auto"/>
      </w:divBdr>
    </w:div>
    <w:div w:id="1045519536">
      <w:bodyDiv w:val="1"/>
      <w:marLeft w:val="0"/>
      <w:marRight w:val="0"/>
      <w:marTop w:val="0"/>
      <w:marBottom w:val="0"/>
      <w:divBdr>
        <w:top w:val="none" w:sz="0" w:space="0" w:color="auto"/>
        <w:left w:val="none" w:sz="0" w:space="0" w:color="auto"/>
        <w:bottom w:val="none" w:sz="0" w:space="0" w:color="auto"/>
        <w:right w:val="none" w:sz="0" w:space="0" w:color="auto"/>
      </w:divBdr>
    </w:div>
    <w:div w:id="1054280008">
      <w:bodyDiv w:val="1"/>
      <w:marLeft w:val="0"/>
      <w:marRight w:val="0"/>
      <w:marTop w:val="0"/>
      <w:marBottom w:val="0"/>
      <w:divBdr>
        <w:top w:val="none" w:sz="0" w:space="0" w:color="auto"/>
        <w:left w:val="none" w:sz="0" w:space="0" w:color="auto"/>
        <w:bottom w:val="none" w:sz="0" w:space="0" w:color="auto"/>
        <w:right w:val="none" w:sz="0" w:space="0" w:color="auto"/>
      </w:divBdr>
      <w:divsChild>
        <w:div w:id="937761497">
          <w:marLeft w:val="0"/>
          <w:marRight w:val="0"/>
          <w:marTop w:val="0"/>
          <w:marBottom w:val="0"/>
          <w:divBdr>
            <w:top w:val="none" w:sz="0" w:space="0" w:color="auto"/>
            <w:left w:val="none" w:sz="0" w:space="0" w:color="auto"/>
            <w:bottom w:val="none" w:sz="0" w:space="0" w:color="auto"/>
            <w:right w:val="none" w:sz="0" w:space="0" w:color="auto"/>
          </w:divBdr>
        </w:div>
        <w:div w:id="286161435">
          <w:marLeft w:val="0"/>
          <w:marRight w:val="0"/>
          <w:marTop w:val="0"/>
          <w:marBottom w:val="0"/>
          <w:divBdr>
            <w:top w:val="none" w:sz="0" w:space="0" w:color="auto"/>
            <w:left w:val="none" w:sz="0" w:space="0" w:color="auto"/>
            <w:bottom w:val="none" w:sz="0" w:space="0" w:color="auto"/>
            <w:right w:val="none" w:sz="0" w:space="0" w:color="auto"/>
          </w:divBdr>
        </w:div>
        <w:div w:id="298806288">
          <w:marLeft w:val="0"/>
          <w:marRight w:val="0"/>
          <w:marTop w:val="0"/>
          <w:marBottom w:val="0"/>
          <w:divBdr>
            <w:top w:val="none" w:sz="0" w:space="0" w:color="auto"/>
            <w:left w:val="none" w:sz="0" w:space="0" w:color="auto"/>
            <w:bottom w:val="none" w:sz="0" w:space="0" w:color="auto"/>
            <w:right w:val="none" w:sz="0" w:space="0" w:color="auto"/>
          </w:divBdr>
        </w:div>
        <w:div w:id="522206695">
          <w:marLeft w:val="0"/>
          <w:marRight w:val="0"/>
          <w:marTop w:val="0"/>
          <w:marBottom w:val="0"/>
          <w:divBdr>
            <w:top w:val="none" w:sz="0" w:space="0" w:color="auto"/>
            <w:left w:val="none" w:sz="0" w:space="0" w:color="auto"/>
            <w:bottom w:val="none" w:sz="0" w:space="0" w:color="auto"/>
            <w:right w:val="none" w:sz="0" w:space="0" w:color="auto"/>
          </w:divBdr>
        </w:div>
        <w:div w:id="1777871453">
          <w:marLeft w:val="0"/>
          <w:marRight w:val="0"/>
          <w:marTop w:val="0"/>
          <w:marBottom w:val="0"/>
          <w:divBdr>
            <w:top w:val="none" w:sz="0" w:space="0" w:color="auto"/>
            <w:left w:val="none" w:sz="0" w:space="0" w:color="auto"/>
            <w:bottom w:val="none" w:sz="0" w:space="0" w:color="auto"/>
            <w:right w:val="none" w:sz="0" w:space="0" w:color="auto"/>
          </w:divBdr>
        </w:div>
      </w:divsChild>
    </w:div>
    <w:div w:id="1098141791">
      <w:bodyDiv w:val="1"/>
      <w:marLeft w:val="0"/>
      <w:marRight w:val="0"/>
      <w:marTop w:val="0"/>
      <w:marBottom w:val="0"/>
      <w:divBdr>
        <w:top w:val="none" w:sz="0" w:space="0" w:color="auto"/>
        <w:left w:val="none" w:sz="0" w:space="0" w:color="auto"/>
        <w:bottom w:val="none" w:sz="0" w:space="0" w:color="auto"/>
        <w:right w:val="none" w:sz="0" w:space="0" w:color="auto"/>
      </w:divBdr>
      <w:divsChild>
        <w:div w:id="520163382">
          <w:marLeft w:val="0"/>
          <w:marRight w:val="0"/>
          <w:marTop w:val="0"/>
          <w:marBottom w:val="0"/>
          <w:divBdr>
            <w:top w:val="none" w:sz="0" w:space="0" w:color="auto"/>
            <w:left w:val="none" w:sz="0" w:space="0" w:color="auto"/>
            <w:bottom w:val="none" w:sz="0" w:space="0" w:color="auto"/>
            <w:right w:val="none" w:sz="0" w:space="0" w:color="auto"/>
          </w:divBdr>
        </w:div>
        <w:div w:id="1050496442">
          <w:marLeft w:val="0"/>
          <w:marRight w:val="0"/>
          <w:marTop w:val="0"/>
          <w:marBottom w:val="0"/>
          <w:divBdr>
            <w:top w:val="none" w:sz="0" w:space="0" w:color="auto"/>
            <w:left w:val="none" w:sz="0" w:space="0" w:color="auto"/>
            <w:bottom w:val="none" w:sz="0" w:space="0" w:color="auto"/>
            <w:right w:val="none" w:sz="0" w:space="0" w:color="auto"/>
          </w:divBdr>
        </w:div>
        <w:div w:id="1221552442">
          <w:marLeft w:val="0"/>
          <w:marRight w:val="0"/>
          <w:marTop w:val="0"/>
          <w:marBottom w:val="0"/>
          <w:divBdr>
            <w:top w:val="none" w:sz="0" w:space="0" w:color="auto"/>
            <w:left w:val="none" w:sz="0" w:space="0" w:color="auto"/>
            <w:bottom w:val="none" w:sz="0" w:space="0" w:color="auto"/>
            <w:right w:val="none" w:sz="0" w:space="0" w:color="auto"/>
          </w:divBdr>
        </w:div>
        <w:div w:id="231041627">
          <w:marLeft w:val="0"/>
          <w:marRight w:val="0"/>
          <w:marTop w:val="0"/>
          <w:marBottom w:val="0"/>
          <w:divBdr>
            <w:top w:val="none" w:sz="0" w:space="0" w:color="auto"/>
            <w:left w:val="none" w:sz="0" w:space="0" w:color="auto"/>
            <w:bottom w:val="none" w:sz="0" w:space="0" w:color="auto"/>
            <w:right w:val="none" w:sz="0" w:space="0" w:color="auto"/>
          </w:divBdr>
        </w:div>
      </w:divsChild>
    </w:div>
    <w:div w:id="1168515756">
      <w:bodyDiv w:val="1"/>
      <w:marLeft w:val="0"/>
      <w:marRight w:val="0"/>
      <w:marTop w:val="0"/>
      <w:marBottom w:val="0"/>
      <w:divBdr>
        <w:top w:val="none" w:sz="0" w:space="0" w:color="auto"/>
        <w:left w:val="none" w:sz="0" w:space="0" w:color="auto"/>
        <w:bottom w:val="none" w:sz="0" w:space="0" w:color="auto"/>
        <w:right w:val="none" w:sz="0" w:space="0" w:color="auto"/>
      </w:divBdr>
    </w:div>
    <w:div w:id="1169712963">
      <w:bodyDiv w:val="1"/>
      <w:marLeft w:val="0"/>
      <w:marRight w:val="0"/>
      <w:marTop w:val="0"/>
      <w:marBottom w:val="0"/>
      <w:divBdr>
        <w:top w:val="none" w:sz="0" w:space="0" w:color="auto"/>
        <w:left w:val="none" w:sz="0" w:space="0" w:color="auto"/>
        <w:bottom w:val="none" w:sz="0" w:space="0" w:color="auto"/>
        <w:right w:val="none" w:sz="0" w:space="0" w:color="auto"/>
      </w:divBdr>
    </w:div>
    <w:div w:id="1217163344">
      <w:bodyDiv w:val="1"/>
      <w:marLeft w:val="0"/>
      <w:marRight w:val="0"/>
      <w:marTop w:val="0"/>
      <w:marBottom w:val="0"/>
      <w:divBdr>
        <w:top w:val="none" w:sz="0" w:space="0" w:color="auto"/>
        <w:left w:val="none" w:sz="0" w:space="0" w:color="auto"/>
        <w:bottom w:val="none" w:sz="0" w:space="0" w:color="auto"/>
        <w:right w:val="none" w:sz="0" w:space="0" w:color="auto"/>
      </w:divBdr>
    </w:div>
    <w:div w:id="1226448737">
      <w:bodyDiv w:val="1"/>
      <w:marLeft w:val="0"/>
      <w:marRight w:val="0"/>
      <w:marTop w:val="0"/>
      <w:marBottom w:val="0"/>
      <w:divBdr>
        <w:top w:val="none" w:sz="0" w:space="0" w:color="auto"/>
        <w:left w:val="none" w:sz="0" w:space="0" w:color="auto"/>
        <w:bottom w:val="none" w:sz="0" w:space="0" w:color="auto"/>
        <w:right w:val="none" w:sz="0" w:space="0" w:color="auto"/>
      </w:divBdr>
    </w:div>
    <w:div w:id="1273778375">
      <w:bodyDiv w:val="1"/>
      <w:marLeft w:val="0"/>
      <w:marRight w:val="0"/>
      <w:marTop w:val="0"/>
      <w:marBottom w:val="0"/>
      <w:divBdr>
        <w:top w:val="none" w:sz="0" w:space="0" w:color="auto"/>
        <w:left w:val="none" w:sz="0" w:space="0" w:color="auto"/>
        <w:bottom w:val="none" w:sz="0" w:space="0" w:color="auto"/>
        <w:right w:val="none" w:sz="0" w:space="0" w:color="auto"/>
      </w:divBdr>
    </w:div>
    <w:div w:id="1354066314">
      <w:bodyDiv w:val="1"/>
      <w:marLeft w:val="0"/>
      <w:marRight w:val="0"/>
      <w:marTop w:val="0"/>
      <w:marBottom w:val="0"/>
      <w:divBdr>
        <w:top w:val="none" w:sz="0" w:space="0" w:color="auto"/>
        <w:left w:val="none" w:sz="0" w:space="0" w:color="auto"/>
        <w:bottom w:val="none" w:sz="0" w:space="0" w:color="auto"/>
        <w:right w:val="none" w:sz="0" w:space="0" w:color="auto"/>
      </w:divBdr>
    </w:div>
    <w:div w:id="1406219383">
      <w:bodyDiv w:val="1"/>
      <w:marLeft w:val="0"/>
      <w:marRight w:val="0"/>
      <w:marTop w:val="0"/>
      <w:marBottom w:val="0"/>
      <w:divBdr>
        <w:top w:val="none" w:sz="0" w:space="0" w:color="auto"/>
        <w:left w:val="none" w:sz="0" w:space="0" w:color="auto"/>
        <w:bottom w:val="none" w:sz="0" w:space="0" w:color="auto"/>
        <w:right w:val="none" w:sz="0" w:space="0" w:color="auto"/>
      </w:divBdr>
    </w:div>
    <w:div w:id="1434132445">
      <w:bodyDiv w:val="1"/>
      <w:marLeft w:val="0"/>
      <w:marRight w:val="0"/>
      <w:marTop w:val="0"/>
      <w:marBottom w:val="0"/>
      <w:divBdr>
        <w:top w:val="none" w:sz="0" w:space="0" w:color="auto"/>
        <w:left w:val="none" w:sz="0" w:space="0" w:color="auto"/>
        <w:bottom w:val="none" w:sz="0" w:space="0" w:color="auto"/>
        <w:right w:val="none" w:sz="0" w:space="0" w:color="auto"/>
      </w:divBdr>
    </w:div>
    <w:div w:id="1472744767">
      <w:bodyDiv w:val="1"/>
      <w:marLeft w:val="0"/>
      <w:marRight w:val="0"/>
      <w:marTop w:val="0"/>
      <w:marBottom w:val="0"/>
      <w:divBdr>
        <w:top w:val="none" w:sz="0" w:space="0" w:color="auto"/>
        <w:left w:val="none" w:sz="0" w:space="0" w:color="auto"/>
        <w:bottom w:val="none" w:sz="0" w:space="0" w:color="auto"/>
        <w:right w:val="none" w:sz="0" w:space="0" w:color="auto"/>
      </w:divBdr>
    </w:div>
    <w:div w:id="1515340762">
      <w:bodyDiv w:val="1"/>
      <w:marLeft w:val="0"/>
      <w:marRight w:val="0"/>
      <w:marTop w:val="0"/>
      <w:marBottom w:val="0"/>
      <w:divBdr>
        <w:top w:val="none" w:sz="0" w:space="0" w:color="auto"/>
        <w:left w:val="none" w:sz="0" w:space="0" w:color="auto"/>
        <w:bottom w:val="none" w:sz="0" w:space="0" w:color="auto"/>
        <w:right w:val="none" w:sz="0" w:space="0" w:color="auto"/>
      </w:divBdr>
    </w:div>
    <w:div w:id="1535577875">
      <w:bodyDiv w:val="1"/>
      <w:marLeft w:val="0"/>
      <w:marRight w:val="0"/>
      <w:marTop w:val="0"/>
      <w:marBottom w:val="0"/>
      <w:divBdr>
        <w:top w:val="none" w:sz="0" w:space="0" w:color="auto"/>
        <w:left w:val="none" w:sz="0" w:space="0" w:color="auto"/>
        <w:bottom w:val="none" w:sz="0" w:space="0" w:color="auto"/>
        <w:right w:val="none" w:sz="0" w:space="0" w:color="auto"/>
      </w:divBdr>
    </w:div>
    <w:div w:id="1576435399">
      <w:bodyDiv w:val="1"/>
      <w:marLeft w:val="0"/>
      <w:marRight w:val="0"/>
      <w:marTop w:val="0"/>
      <w:marBottom w:val="0"/>
      <w:divBdr>
        <w:top w:val="none" w:sz="0" w:space="0" w:color="auto"/>
        <w:left w:val="none" w:sz="0" w:space="0" w:color="auto"/>
        <w:bottom w:val="none" w:sz="0" w:space="0" w:color="auto"/>
        <w:right w:val="none" w:sz="0" w:space="0" w:color="auto"/>
      </w:divBdr>
    </w:div>
    <w:div w:id="1644459091">
      <w:bodyDiv w:val="1"/>
      <w:marLeft w:val="0"/>
      <w:marRight w:val="0"/>
      <w:marTop w:val="0"/>
      <w:marBottom w:val="0"/>
      <w:divBdr>
        <w:top w:val="none" w:sz="0" w:space="0" w:color="auto"/>
        <w:left w:val="none" w:sz="0" w:space="0" w:color="auto"/>
        <w:bottom w:val="none" w:sz="0" w:space="0" w:color="auto"/>
        <w:right w:val="none" w:sz="0" w:space="0" w:color="auto"/>
      </w:divBdr>
    </w:div>
    <w:div w:id="1669862157">
      <w:bodyDiv w:val="1"/>
      <w:marLeft w:val="0"/>
      <w:marRight w:val="0"/>
      <w:marTop w:val="0"/>
      <w:marBottom w:val="0"/>
      <w:divBdr>
        <w:top w:val="none" w:sz="0" w:space="0" w:color="auto"/>
        <w:left w:val="none" w:sz="0" w:space="0" w:color="auto"/>
        <w:bottom w:val="none" w:sz="0" w:space="0" w:color="auto"/>
        <w:right w:val="none" w:sz="0" w:space="0" w:color="auto"/>
      </w:divBdr>
    </w:div>
    <w:div w:id="1677461229">
      <w:bodyDiv w:val="1"/>
      <w:marLeft w:val="0"/>
      <w:marRight w:val="0"/>
      <w:marTop w:val="0"/>
      <w:marBottom w:val="0"/>
      <w:divBdr>
        <w:top w:val="none" w:sz="0" w:space="0" w:color="auto"/>
        <w:left w:val="none" w:sz="0" w:space="0" w:color="auto"/>
        <w:bottom w:val="none" w:sz="0" w:space="0" w:color="auto"/>
        <w:right w:val="none" w:sz="0" w:space="0" w:color="auto"/>
      </w:divBdr>
    </w:div>
    <w:div w:id="1695616752">
      <w:bodyDiv w:val="1"/>
      <w:marLeft w:val="0"/>
      <w:marRight w:val="0"/>
      <w:marTop w:val="0"/>
      <w:marBottom w:val="0"/>
      <w:divBdr>
        <w:top w:val="none" w:sz="0" w:space="0" w:color="auto"/>
        <w:left w:val="none" w:sz="0" w:space="0" w:color="auto"/>
        <w:bottom w:val="none" w:sz="0" w:space="0" w:color="auto"/>
        <w:right w:val="none" w:sz="0" w:space="0" w:color="auto"/>
      </w:divBdr>
    </w:div>
    <w:div w:id="1743678857">
      <w:bodyDiv w:val="1"/>
      <w:marLeft w:val="0"/>
      <w:marRight w:val="0"/>
      <w:marTop w:val="0"/>
      <w:marBottom w:val="0"/>
      <w:divBdr>
        <w:top w:val="none" w:sz="0" w:space="0" w:color="auto"/>
        <w:left w:val="none" w:sz="0" w:space="0" w:color="auto"/>
        <w:bottom w:val="none" w:sz="0" w:space="0" w:color="auto"/>
        <w:right w:val="none" w:sz="0" w:space="0" w:color="auto"/>
      </w:divBdr>
    </w:div>
    <w:div w:id="1748648755">
      <w:bodyDiv w:val="1"/>
      <w:marLeft w:val="0"/>
      <w:marRight w:val="0"/>
      <w:marTop w:val="0"/>
      <w:marBottom w:val="0"/>
      <w:divBdr>
        <w:top w:val="none" w:sz="0" w:space="0" w:color="auto"/>
        <w:left w:val="none" w:sz="0" w:space="0" w:color="auto"/>
        <w:bottom w:val="none" w:sz="0" w:space="0" w:color="auto"/>
        <w:right w:val="none" w:sz="0" w:space="0" w:color="auto"/>
      </w:divBdr>
    </w:div>
    <w:div w:id="1772045922">
      <w:bodyDiv w:val="1"/>
      <w:marLeft w:val="0"/>
      <w:marRight w:val="0"/>
      <w:marTop w:val="0"/>
      <w:marBottom w:val="0"/>
      <w:divBdr>
        <w:top w:val="none" w:sz="0" w:space="0" w:color="auto"/>
        <w:left w:val="none" w:sz="0" w:space="0" w:color="auto"/>
        <w:bottom w:val="none" w:sz="0" w:space="0" w:color="auto"/>
        <w:right w:val="none" w:sz="0" w:space="0" w:color="auto"/>
      </w:divBdr>
    </w:div>
    <w:div w:id="1787846992">
      <w:bodyDiv w:val="1"/>
      <w:marLeft w:val="0"/>
      <w:marRight w:val="0"/>
      <w:marTop w:val="0"/>
      <w:marBottom w:val="0"/>
      <w:divBdr>
        <w:top w:val="none" w:sz="0" w:space="0" w:color="auto"/>
        <w:left w:val="none" w:sz="0" w:space="0" w:color="auto"/>
        <w:bottom w:val="none" w:sz="0" w:space="0" w:color="auto"/>
        <w:right w:val="none" w:sz="0" w:space="0" w:color="auto"/>
      </w:divBdr>
    </w:div>
    <w:div w:id="1859155798">
      <w:bodyDiv w:val="1"/>
      <w:marLeft w:val="0"/>
      <w:marRight w:val="0"/>
      <w:marTop w:val="0"/>
      <w:marBottom w:val="0"/>
      <w:divBdr>
        <w:top w:val="none" w:sz="0" w:space="0" w:color="auto"/>
        <w:left w:val="none" w:sz="0" w:space="0" w:color="auto"/>
        <w:bottom w:val="none" w:sz="0" w:space="0" w:color="auto"/>
        <w:right w:val="none" w:sz="0" w:space="0" w:color="auto"/>
      </w:divBdr>
    </w:div>
    <w:div w:id="1899709108">
      <w:bodyDiv w:val="1"/>
      <w:marLeft w:val="0"/>
      <w:marRight w:val="0"/>
      <w:marTop w:val="0"/>
      <w:marBottom w:val="0"/>
      <w:divBdr>
        <w:top w:val="none" w:sz="0" w:space="0" w:color="auto"/>
        <w:left w:val="none" w:sz="0" w:space="0" w:color="auto"/>
        <w:bottom w:val="none" w:sz="0" w:space="0" w:color="auto"/>
        <w:right w:val="none" w:sz="0" w:space="0" w:color="auto"/>
      </w:divBdr>
    </w:div>
    <w:div w:id="1918712542">
      <w:bodyDiv w:val="1"/>
      <w:marLeft w:val="0"/>
      <w:marRight w:val="0"/>
      <w:marTop w:val="0"/>
      <w:marBottom w:val="0"/>
      <w:divBdr>
        <w:top w:val="none" w:sz="0" w:space="0" w:color="auto"/>
        <w:left w:val="none" w:sz="0" w:space="0" w:color="auto"/>
        <w:bottom w:val="none" w:sz="0" w:space="0" w:color="auto"/>
        <w:right w:val="none" w:sz="0" w:space="0" w:color="auto"/>
      </w:divBdr>
    </w:div>
    <w:div w:id="1925382811">
      <w:bodyDiv w:val="1"/>
      <w:marLeft w:val="0"/>
      <w:marRight w:val="0"/>
      <w:marTop w:val="0"/>
      <w:marBottom w:val="0"/>
      <w:divBdr>
        <w:top w:val="none" w:sz="0" w:space="0" w:color="auto"/>
        <w:left w:val="none" w:sz="0" w:space="0" w:color="auto"/>
        <w:bottom w:val="none" w:sz="0" w:space="0" w:color="auto"/>
        <w:right w:val="none" w:sz="0" w:space="0" w:color="auto"/>
      </w:divBdr>
    </w:div>
    <w:div w:id="1944803693">
      <w:bodyDiv w:val="1"/>
      <w:marLeft w:val="0"/>
      <w:marRight w:val="0"/>
      <w:marTop w:val="0"/>
      <w:marBottom w:val="0"/>
      <w:divBdr>
        <w:top w:val="none" w:sz="0" w:space="0" w:color="auto"/>
        <w:left w:val="none" w:sz="0" w:space="0" w:color="auto"/>
        <w:bottom w:val="none" w:sz="0" w:space="0" w:color="auto"/>
        <w:right w:val="none" w:sz="0" w:space="0" w:color="auto"/>
      </w:divBdr>
    </w:div>
    <w:div w:id="1951887132">
      <w:bodyDiv w:val="1"/>
      <w:marLeft w:val="0"/>
      <w:marRight w:val="0"/>
      <w:marTop w:val="0"/>
      <w:marBottom w:val="0"/>
      <w:divBdr>
        <w:top w:val="none" w:sz="0" w:space="0" w:color="auto"/>
        <w:left w:val="none" w:sz="0" w:space="0" w:color="auto"/>
        <w:bottom w:val="none" w:sz="0" w:space="0" w:color="auto"/>
        <w:right w:val="none" w:sz="0" w:space="0" w:color="auto"/>
      </w:divBdr>
    </w:div>
    <w:div w:id="2010019521">
      <w:bodyDiv w:val="1"/>
      <w:marLeft w:val="0"/>
      <w:marRight w:val="0"/>
      <w:marTop w:val="0"/>
      <w:marBottom w:val="0"/>
      <w:divBdr>
        <w:top w:val="none" w:sz="0" w:space="0" w:color="auto"/>
        <w:left w:val="none" w:sz="0" w:space="0" w:color="auto"/>
        <w:bottom w:val="none" w:sz="0" w:space="0" w:color="auto"/>
        <w:right w:val="none" w:sz="0" w:space="0" w:color="auto"/>
      </w:divBdr>
    </w:div>
    <w:div w:id="203241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rchitecture/data-guide/relational-data/data-warehousing"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learn.microsoft.com/en-us/azure/synapse-analytics/sql/develop-tables-external-tables"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learn.microsoft.com/en-us/azure/synapse-analytics/sql-data-warehouse/sql-data-warehouse-table-constraints" TargetMode="External"/><Relationship Id="rId24" Type="http://schemas.openxmlformats.org/officeDocument/2006/relationships/image" Target="media/image11.png"/><Relationship Id="rId32" Type="http://schemas.openxmlformats.org/officeDocument/2006/relationships/hyperlink" Target="https://microsoftlearning.github.io/DP-500-Azure-Data-Analyst/Instructions/labs/03-Explore-data-warehouse.html" TargetMode="External"/><Relationship Id="rId37" Type="http://schemas.openxmlformats.org/officeDocument/2006/relationships/image" Target="media/image21.png"/><Relationship Id="rId40" Type="http://schemas.openxmlformats.org/officeDocument/2006/relationships/hyperlink" Target="https://learn.microsoft.com/en-us/azure/synapse-analytics/sql/develop-tables-external-tables" TargetMode="External"/><Relationship Id="rId45" Type="http://schemas.openxmlformats.org/officeDocument/2006/relationships/image" Target="media/image26.png"/><Relationship Id="rId53" Type="http://schemas.openxmlformats.org/officeDocument/2006/relationships/hyperlink" Target="https://learn.microsoft.com/en-us/azure/synapse-analytics/sql-data-warehouse/sql-data-warehouse-tables-statistics" TargetMode="Externa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microsoft.com/en-us/training/modules/design-multidimensional-schema-to-optimize-analytical-workloads/3-create-tables" TargetMode="External"/><Relationship Id="rId14" Type="http://schemas.openxmlformats.org/officeDocument/2006/relationships/hyperlink" Target="https://learn.microsoft.com/en-us/azure/synapse-analytics/sql-data-warehouse/sql-data-warehouse-tables-distribute"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learn.microsoft.com/en-us/azure/synapse-analytics/sql-data-warehouse/sql-data-warehouse-develop-ctas" TargetMode="External"/><Relationship Id="rId48" Type="http://schemas.openxmlformats.org/officeDocument/2006/relationships/hyperlink" Target="https://learn.microsoft.com/en-us/sql/t-sql/statements/merge-transact-sql?view=azure-sqldw-latest&amp;preserve-view=true"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learn.microsoft.com/en-us/azure/synapse-analytics/sql-data-warehouse/sql-data-warehouse-tables-index" TargetMode="External"/><Relationship Id="rId3" Type="http://schemas.openxmlformats.org/officeDocument/2006/relationships/settings" Target="settings.xml"/><Relationship Id="rId12" Type="http://schemas.openxmlformats.org/officeDocument/2006/relationships/hyperlink" Target="https://learn.microsoft.com/en-us/azure/synapse-analytics/sql-data-warehouse/sql-data-warehouse-tables-inde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learn.microsoft.com/en-us/sql/t-sql/statements/copy-into-transact-sql" TargetMode="External"/><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microsoftlearning.github.io/dp-203-azure-data-engineer/Instructions/Labs/09-Load-Data-into-Data-Warehous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learn.microsoft.com/en-us/training/modules/load-optimize-data-into-relational-data-warehouse" TargetMode="External"/><Relationship Id="rId28" Type="http://schemas.openxmlformats.org/officeDocument/2006/relationships/hyperlink" Target="https://learn.microsoft.com/en-us/sql/t-sql/functions/ranking-functions-transact-sql?view=azure-sqldw-latest" TargetMode="External"/><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learn.microsoft.com/en-us/sql/t-sql/functions/approx-count-distinct-transact-sql?view=azure-sqldw-latest" TargetMode="External"/><Relationship Id="rId44" Type="http://schemas.openxmlformats.org/officeDocument/2006/relationships/image" Target="media/image25.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1229</TotalTime>
  <Pages>30</Pages>
  <Words>5698</Words>
  <Characters>32483</Characters>
  <Application>Microsoft Office Word</Application>
  <DocSecurity>0</DocSecurity>
  <Lines>270</Lines>
  <Paragraphs>76</Paragraphs>
  <ScaleCrop>false</ScaleCrop>
  <Company/>
  <LinksUpToDate>false</LinksUpToDate>
  <CharactersWithSpaces>38105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Subbaraja, Naganandini (Cognizant)</dc:creator>
  <cp:keywords/>
  <dc:description/>
  <cp:lastModifiedBy>Subbaraja, Naganandini (Cognizant)</cp:lastModifiedBy>
  <cp:revision>120</cp:revision>
  <dcterms:created xsi:type="dcterms:W3CDTF">2023-03-23T12:19:00Z</dcterms:created>
  <dcterms:modified xsi:type="dcterms:W3CDTF">2023-03-24T10:39:00Z</dcterms:modified>
</cp:coreProperties>
</file>